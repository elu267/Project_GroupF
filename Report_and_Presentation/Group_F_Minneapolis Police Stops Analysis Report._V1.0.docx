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4042960"/>
        <w:docPartObj>
          <w:docPartGallery w:val="Cover Pages"/>
          <w:docPartUnique/>
        </w:docPartObj>
      </w:sdtPr>
      <w:sdtEndPr>
        <w:rPr>
          <w:rFonts w:asciiTheme="majorHAnsi" w:eastAsiaTheme="majorEastAsia" w:hAnsiTheme="majorHAnsi" w:cstheme="majorBidi"/>
          <w:color w:val="44546A" w:themeColor="text2"/>
          <w:spacing w:val="5"/>
          <w:kern w:val="28"/>
          <w:sz w:val="96"/>
          <w:szCs w:val="56"/>
          <w14:ligatures w14:val="standardContextual"/>
          <w14:cntxtAlts/>
        </w:rPr>
      </w:sdtEndPr>
      <w:sdtContent>
        <w:p w14:paraId="53A03C35" w14:textId="77777777" w:rsidR="006750C7" w:rsidRDefault="006750C7" w:rsidP="006750C7">
          <w:r>
            <w:rPr>
              <w:noProof/>
            </w:rPr>
            <mc:AlternateContent>
              <mc:Choice Requires="wpg">
                <w:drawing>
                  <wp:anchor distT="0" distB="0" distL="114300" distR="114300" simplePos="0" relativeHeight="251659264" behindDoc="0" locked="0" layoutInCell="1" allowOverlap="1" wp14:anchorId="0B39E2B1" wp14:editId="46BA599F">
                    <wp:simplePos x="0" y="0"/>
                    <wp:positionH relativeFrom="column">
                      <wp:posOffset>3434938</wp:posOffset>
                    </wp:positionH>
                    <wp:positionV relativeFrom="paragraph">
                      <wp:posOffset>-2814452</wp:posOffset>
                    </wp:positionV>
                    <wp:extent cx="4363142" cy="4778829"/>
                    <wp:effectExtent l="0" t="0" r="0" b="3175"/>
                    <wp:wrapNone/>
                    <wp:docPr id="18" name="Group 18" descr="Hexagonal shapes"/>
                    <wp:cNvGraphicFramePr/>
                    <a:graphic xmlns:a="http://schemas.openxmlformats.org/drawingml/2006/main">
                      <a:graphicData uri="http://schemas.microsoft.com/office/word/2010/wordprocessingGroup">
                        <wpg:wgp>
                          <wpg:cNvGrpSpPr/>
                          <wpg:grpSpPr>
                            <a:xfrm>
                              <a:off x="0" y="0"/>
                              <a:ext cx="4363142" cy="4778829"/>
                              <a:chOff x="0" y="0"/>
                              <a:chExt cx="4363142" cy="4778829"/>
                            </a:xfrm>
                          </wpg:grpSpPr>
                          <pic:pic xmlns:pic="http://schemas.openxmlformats.org/drawingml/2006/picture">
                            <pic:nvPicPr>
                              <pic:cNvPr id="19" name="Graphic 19" descr="hexagon 1"/>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831272" y="0"/>
                                <a:ext cx="3531870" cy="4088130"/>
                              </a:xfrm>
                              <a:prstGeom prst="rect">
                                <a:avLst/>
                              </a:prstGeom>
                            </pic:spPr>
                          </pic:pic>
                          <pic:pic xmlns:pic="http://schemas.openxmlformats.org/drawingml/2006/picture">
                            <pic:nvPicPr>
                              <pic:cNvPr id="20" name="Graphic 20" descr="hexagon 2"/>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320633" y="1080655"/>
                                <a:ext cx="2771775" cy="3203575"/>
                              </a:xfrm>
                              <a:prstGeom prst="rect">
                                <a:avLst/>
                              </a:prstGeom>
                            </pic:spPr>
                          </pic:pic>
                          <pic:pic xmlns:pic="http://schemas.openxmlformats.org/drawingml/2006/picture">
                            <pic:nvPicPr>
                              <pic:cNvPr id="21" name="Graphic 21" descr="hexagon 4"/>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2256312"/>
                                <a:ext cx="1583055" cy="1832610"/>
                              </a:xfrm>
                              <a:prstGeom prst="rect">
                                <a:avLst/>
                              </a:prstGeom>
                            </pic:spPr>
                          </pic:pic>
                          <pic:pic xmlns:pic="http://schemas.openxmlformats.org/drawingml/2006/picture">
                            <pic:nvPicPr>
                              <pic:cNvPr id="22" name="Graphic 22" descr="hexagon 3"/>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280062" y="2873829"/>
                                <a:ext cx="1647825" cy="1905000"/>
                              </a:xfrm>
                              <a:prstGeom prst="rect">
                                <a:avLst/>
                              </a:prstGeom>
                            </pic:spPr>
                          </pic:pic>
                        </wpg:wgp>
                      </a:graphicData>
                    </a:graphic>
                  </wp:anchor>
                </w:drawing>
              </mc:Choice>
              <mc:Fallback>
                <w:pict>
                  <v:group w14:anchorId="402242C1" id="Group 18" o:spid="_x0000_s1026" alt="Hexagonal shapes" style="position:absolute;margin-left:270.45pt;margin-top:-221.6pt;width:343.55pt;height:376.3pt;z-index:251659264"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&#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9" o:spid="_x0000_s1027" type="#_x0000_t75" alt="hexagon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">
                      <v:imagedata r:id="rId13" o:title="hexagon 1"/>
                    </v:shape>
                    <v:shape id="Graphic 20" o:spid="_x0000_s1028" type="#_x0000_t75" alt="hexagon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">
                      <v:imagedata r:id="rId14" o:title="hexagon 2"/>
                    </v:shape>
                    <v:shape id="Graphic 21" o:spid="_x0000_s1029" type="#_x0000_t75" alt="hexagon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">
                      <v:imagedata r:id="rId15" o:title="hexagon 4"/>
                    </v:shape>
                    <v:shape id="Graphic 22" o:spid="_x0000_s1030" type="#_x0000_t75" alt="hexagon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">
                      <v:imagedata r:id="rId16" o:title="hexagon 3"/>
                    </v:shape>
                  </v:group>
                </w:pict>
              </mc:Fallback>
            </mc:AlternateContent>
          </w:r>
        </w:p>
        <w:tbl>
          <w:tblPr>
            <w:tblStyle w:val="PlainTable4"/>
            <w:tblpPr w:leftFromText="180" w:rightFromText="180" w:vertAnchor="text" w:horzAnchor="margin" w:tblpXSpec="center" w:tblpY="3167"/>
            <w:tblW w:w="12256" w:type="dxa"/>
            <w:tblLook w:val="04A0" w:firstRow="1" w:lastRow="0" w:firstColumn="1" w:lastColumn="0" w:noHBand="0" w:noVBand="1"/>
          </w:tblPr>
          <w:tblGrid>
            <w:gridCol w:w="12256"/>
          </w:tblGrid>
          <w:tr w:rsidR="006750C7" w14:paraId="41A75C35" w14:textId="77777777" w:rsidTr="00243D3E">
            <w:trPr>
              <w:cnfStyle w:val="100000000000" w:firstRow="1" w:lastRow="0" w:firstColumn="0" w:lastColumn="0" w:oddVBand="0" w:evenVBand="0" w:oddHBand="0" w:evenHBand="0" w:firstRowFirstColumn="0" w:firstRowLastColumn="0" w:lastRowFirstColumn="0" w:lastRowLastColumn="0"/>
              <w:trHeight w:val="1659"/>
            </w:trPr>
            <w:tc>
              <w:tcPr>
                <w:cnfStyle w:val="001000000000" w:firstRow="0" w:lastRow="0" w:firstColumn="1" w:lastColumn="0" w:oddVBand="0" w:evenVBand="0" w:oddHBand="0" w:evenHBand="0" w:firstRowFirstColumn="0" w:firstRowLastColumn="0" w:lastRowFirstColumn="0" w:lastRowLastColumn="0"/>
                <w:tcW w:w="12256" w:type="dxa"/>
              </w:tcPr>
              <w:p w14:paraId="45329C6A" w14:textId="77777777" w:rsidR="006750C7" w:rsidRDefault="006750C7" w:rsidP="00243D3E">
                <w:pPr>
                  <w:jc w:val="center"/>
                  <w:rPr>
                    <w:rFonts w:asciiTheme="majorHAnsi" w:eastAsiaTheme="majorEastAsia" w:hAnsiTheme="majorHAnsi" w:cstheme="majorBidi"/>
                    <w:color w:val="44546A" w:themeColor="text2"/>
                    <w:spacing w:val="5"/>
                    <w:kern w:val="28"/>
                    <w:sz w:val="96"/>
                    <w:szCs w:val="56"/>
                    <w14:ligatures w14:val="standardContextual"/>
                    <w14:cntxtAlts/>
                  </w:rPr>
                </w:pPr>
                <w:r>
                  <w:rPr>
                    <w:noProof/>
                  </w:rPr>
                  <mc:AlternateContent>
                    <mc:Choice Requires="wps">
                      <w:drawing>
                        <wp:anchor distT="0" distB="0" distL="114300" distR="114300" simplePos="0" relativeHeight="251660288" behindDoc="0" locked="0" layoutInCell="1" allowOverlap="1" wp14:anchorId="760D00E0" wp14:editId="6BE78297">
                          <wp:simplePos x="0" y="0"/>
                          <wp:positionH relativeFrom="column">
                            <wp:posOffset>2234565</wp:posOffset>
                          </wp:positionH>
                          <wp:positionV relativeFrom="paragraph">
                            <wp:posOffset>720527</wp:posOffset>
                          </wp:positionV>
                          <wp:extent cx="3202305" cy="95250"/>
                          <wp:effectExtent l="0" t="0" r="0" b="0"/>
                          <wp:wrapNone/>
                          <wp:docPr id="23" name="Rectangle 23" title="Line"/>
                          <wp:cNvGraphicFramePr/>
                          <a:graphic xmlns:a="http://schemas.openxmlformats.org/drawingml/2006/main">
                            <a:graphicData uri="http://schemas.microsoft.com/office/word/2010/wordprocessingShape">
                              <wps:wsp>
                                <wps:cNvSpPr/>
                                <wps:spPr>
                                  <a:xfrm>
                                    <a:off x="0" y="0"/>
                                    <a:ext cx="3202305" cy="952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94340" id="Rectangle 23" o:spid="_x0000_s1026" alt="Title: Line" style="position:absolute;margin-left:175.95pt;margin-top:56.75pt;width:252.15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" fillcolor="#44546a [3215]" stroked="f" strokeweight="1pt"/>
                      </w:pict>
                    </mc:Fallback>
                  </mc:AlternateContent>
                </w:r>
                <w:r>
                  <w:rPr>
                    <w:rFonts w:asciiTheme="majorHAnsi" w:eastAsiaTheme="majorEastAsia" w:hAnsiTheme="majorHAnsi" w:cstheme="majorBidi"/>
                    <w:noProof/>
                    <w:color w:val="44546A" w:themeColor="text2"/>
                    <w:spacing w:val="5"/>
                    <w:kern w:val="28"/>
                    <w:sz w:val="96"/>
                    <w:szCs w:val="56"/>
                  </w:rPr>
                  <mc:AlternateContent>
                    <mc:Choice Requires="wps">
                      <w:drawing>
                        <wp:inline distT="0" distB="0" distL="0" distR="0" wp14:anchorId="2B89C661" wp14:editId="5F8C43E3">
                          <wp:extent cx="6697389" cy="771855"/>
                          <wp:effectExtent l="0" t="0" r="0" b="9525"/>
                          <wp:docPr id="24" name="Text Box 24"/>
                          <wp:cNvGraphicFramePr/>
                          <a:graphic xmlns:a="http://schemas.openxmlformats.org/drawingml/2006/main">
                            <a:graphicData uri="http://schemas.microsoft.com/office/word/2010/wordprocessingShape">
                              <wps:wsp>
                                <wps:cNvSpPr txBox="1"/>
                                <wps:spPr>
                                  <a:xfrm>
                                    <a:off x="0" y="0"/>
                                    <a:ext cx="6697389" cy="7718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BC1379" w14:textId="77777777" w:rsidR="006750C7" w:rsidRPr="008A25CD" w:rsidRDefault="006750C7" w:rsidP="006750C7">
                                      <w:pPr>
                                        <w:pStyle w:val="Style1"/>
                                        <w:rPr>
                                          <w:b/>
                                          <w:sz w:val="60"/>
                                          <w:szCs w:val="60"/>
                                        </w:rPr>
                                      </w:pPr>
                                      <w:r>
                                        <w:rPr>
                                          <w:b/>
                                          <w:sz w:val="60"/>
                                          <w:szCs w:val="60"/>
                                        </w:rPr>
                                        <w:t>Minneapolis Police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B89C661" id="_x0000_t202" coordsize="21600,21600" o:spt="202" path="m,l,21600r21600,l21600,xe">
                          <v:stroke joinstyle="miter"/>
                          <v:path gradientshapeok="t" o:connecttype="rect"/>
                        </v:shapetype>
                        <v:shape id="Text Box 24" o:spid="_x0000_s1026" type="#_x0000_t202" style="width:527.35pt;height:6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" filled="f" stroked="f">
                          <v:textbox>
                            <w:txbxContent>
                              <w:p w14:paraId="2EBC1379" w14:textId="77777777" w:rsidR="006750C7" w:rsidRPr="008A25CD" w:rsidRDefault="006750C7" w:rsidP="006750C7">
                                <w:pPr>
                                  <w:pStyle w:val="Style1"/>
                                  <w:rPr>
                                    <w:b/>
                                    <w:sz w:val="60"/>
                                    <w:szCs w:val="60"/>
                                  </w:rPr>
                                </w:pPr>
                                <w:r>
                                  <w:rPr>
                                    <w:b/>
                                    <w:sz w:val="60"/>
                                    <w:szCs w:val="60"/>
                                  </w:rPr>
                                  <w:t>Minneapolis Police Stops</w:t>
                                </w:r>
                              </w:p>
                            </w:txbxContent>
                          </v:textbox>
                          <w10:anchorlock/>
                        </v:shape>
                      </w:pict>
                    </mc:Fallback>
                  </mc:AlternateContent>
                </w:r>
              </w:p>
            </w:tc>
          </w:tr>
          <w:tr w:rsidR="006750C7" w14:paraId="7F080C7D" w14:textId="77777777" w:rsidTr="00243D3E">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4C8944F4" w14:textId="77777777" w:rsidR="006750C7" w:rsidRDefault="006750C7" w:rsidP="00243D3E">
                <w:pPr>
                  <w:tabs>
                    <w:tab w:val="left" w:pos="397"/>
                    <w:tab w:val="center" w:pos="5695"/>
                  </w:tabs>
                  <w:jc w:val="center"/>
                  <w:rPr>
                    <w:rFonts w:asciiTheme="majorHAnsi" w:eastAsiaTheme="majorEastAsia" w:hAnsiTheme="majorHAnsi" w:cstheme="majorBidi"/>
                    <w:color w:val="44546A" w:themeColor="text2"/>
                    <w:spacing w:val="5"/>
                    <w:kern w:val="28"/>
                    <w:sz w:val="24"/>
                    <w:szCs w:val="24"/>
                    <w14:ligatures w14:val="standardContextual"/>
                    <w14:cntxtAlts/>
                  </w:rPr>
                </w:pPr>
                <w:r>
                  <w:rPr>
                    <w:rFonts w:asciiTheme="majorHAnsi" w:eastAsiaTheme="majorEastAsia" w:hAnsiTheme="majorHAnsi" w:cstheme="majorBidi"/>
                    <w:noProof/>
                    <w:color w:val="44546A" w:themeColor="text2"/>
                    <w:spacing w:val="5"/>
                    <w:kern w:val="28"/>
                    <w:sz w:val="96"/>
                    <w:szCs w:val="56"/>
                  </w:rPr>
                  <mc:AlternateContent>
                    <mc:Choice Requires="wps">
                      <w:drawing>
                        <wp:inline distT="0" distB="0" distL="0" distR="0" wp14:anchorId="231554B3" wp14:editId="045F2CD3">
                          <wp:extent cx="3515096" cy="818968"/>
                          <wp:effectExtent l="0" t="0" r="0" b="635"/>
                          <wp:docPr id="25" name="Text Box 25"/>
                          <wp:cNvGraphicFramePr/>
                          <a:graphic xmlns:a="http://schemas.openxmlformats.org/drawingml/2006/main">
                            <a:graphicData uri="http://schemas.microsoft.com/office/word/2010/wordprocessingShape">
                              <wps:wsp>
                                <wps:cNvSpPr txBox="1"/>
                                <wps:spPr>
                                  <a:xfrm>
                                    <a:off x="0" y="0"/>
                                    <a:ext cx="3515096" cy="8189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418D3E" w14:textId="77777777" w:rsidR="006750C7" w:rsidRDefault="006750C7" w:rsidP="006750C7">
                                      <w:pPr>
                                        <w:pStyle w:val="Subtitle"/>
                                        <w:jc w:val="center"/>
                                      </w:pPr>
                                      <w:r>
                                        <w:t>Project 1 Analysis Report: Washington University Data Analytics Bootcamp 2018-19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31554B3" id="Text Box 25" o:spid="_x0000_s1027" type="#_x0000_t202" style="width:276.8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" filled="f" stroked="f">
                          <v:textbox>
                            <w:txbxContent>
                              <w:p w14:paraId="43418D3E" w14:textId="77777777" w:rsidR="006750C7" w:rsidRDefault="006750C7" w:rsidP="006750C7">
                                <w:pPr>
                                  <w:pStyle w:val="Subtitle"/>
                                  <w:jc w:val="center"/>
                                </w:pPr>
                                <w:r>
                                  <w:t>Project 1 Analysis Report: Washington University Data Analytics Bootcamp 2018-19</w:t>
                                </w:r>
                              </w:p>
                            </w:txbxContent>
                          </v:textbox>
                          <w10:anchorlock/>
                        </v:shape>
                      </w:pict>
                    </mc:Fallback>
                  </mc:AlternateContent>
                </w:r>
              </w:p>
              <w:p w14:paraId="49272D77" w14:textId="77777777" w:rsidR="006750C7" w:rsidRPr="005D120C" w:rsidRDefault="006750C7" w:rsidP="00243D3E">
                <w:pPr>
                  <w:tabs>
                    <w:tab w:val="left" w:pos="397"/>
                    <w:tab w:val="center" w:pos="5695"/>
                  </w:tabs>
                  <w:jc w:val="center"/>
                  <w:rPr>
                    <w:rFonts w:asciiTheme="majorHAnsi" w:eastAsiaTheme="majorEastAsia" w:hAnsiTheme="majorHAnsi" w:cstheme="majorBidi"/>
                    <w:b w:val="0"/>
                    <w:bCs w:val="0"/>
                    <w:color w:val="44546A" w:themeColor="text2"/>
                    <w:spacing w:val="5"/>
                    <w:kern w:val="28"/>
                    <w:sz w:val="24"/>
                    <w:szCs w:val="24"/>
                    <w14:ligatures w14:val="standardContextual"/>
                    <w14:cntxtAlts/>
                  </w:rPr>
                </w:pPr>
              </w:p>
            </w:tc>
          </w:tr>
          <w:tr w:rsidR="006750C7" w14:paraId="4AC094A1" w14:textId="77777777" w:rsidTr="00243D3E">
            <w:trPr>
              <w:trHeight w:val="2283"/>
            </w:trPr>
            <w:tc>
              <w:tcPr>
                <w:cnfStyle w:val="001000000000" w:firstRow="0" w:lastRow="0" w:firstColumn="1" w:lastColumn="0" w:oddVBand="0" w:evenVBand="0" w:oddHBand="0" w:evenHBand="0" w:firstRowFirstColumn="0" w:firstRowLastColumn="0" w:lastRowFirstColumn="0" w:lastRowLastColumn="0"/>
                <w:tcW w:w="12256" w:type="dxa"/>
                <w:shd w:val="clear" w:color="auto" w:fill="4472C4" w:themeFill="accent1"/>
                <w:vAlign w:val="center"/>
              </w:tcPr>
              <w:p w14:paraId="72D40494" w14:textId="77777777" w:rsidR="006750C7" w:rsidRPr="005D120C" w:rsidRDefault="006750C7" w:rsidP="00243D3E">
                <w:pPr>
                  <w:jc w:val="center"/>
                  <w:rPr>
                    <w:rFonts w:asciiTheme="majorHAnsi" w:eastAsiaTheme="majorEastAsia" w:hAnsiTheme="majorHAnsi" w:cstheme="majorBidi"/>
                    <w:color w:val="44546A" w:themeColor="text2"/>
                    <w:spacing w:val="5"/>
                    <w:kern w:val="28"/>
                    <w:sz w:val="20"/>
                    <w:szCs w:val="20"/>
                    <w14:ligatures w14:val="standardContextual"/>
                    <w14:cntxtAlts/>
                  </w:rPr>
                </w:pPr>
                <w:r>
                  <w:rPr>
                    <w:rFonts w:asciiTheme="majorHAnsi" w:eastAsiaTheme="majorEastAsia" w:hAnsiTheme="majorHAnsi" w:cstheme="majorBidi"/>
                    <w:noProof/>
                    <w:color w:val="44546A" w:themeColor="text2"/>
                    <w:spacing w:val="5"/>
                    <w:kern w:val="28"/>
                    <w:sz w:val="96"/>
                    <w:szCs w:val="56"/>
                  </w:rPr>
                  <mc:AlternateContent>
                    <mc:Choice Requires="wps">
                      <w:drawing>
                        <wp:inline distT="0" distB="0" distL="0" distR="0" wp14:anchorId="52474D4E" wp14:editId="146D7B16">
                          <wp:extent cx="6495393" cy="676894"/>
                          <wp:effectExtent l="0" t="0" r="0" b="9525"/>
                          <wp:docPr id="26" name="Text Box 26"/>
                          <wp:cNvGraphicFramePr/>
                          <a:graphic xmlns:a="http://schemas.openxmlformats.org/drawingml/2006/main">
                            <a:graphicData uri="http://schemas.microsoft.com/office/word/2010/wordprocessingShape">
                              <wps:wsp>
                                <wps:cNvSpPr txBox="1"/>
                                <wps:spPr>
                                  <a:xfrm>
                                    <a:off x="0" y="0"/>
                                    <a:ext cx="6495393" cy="6768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6D1D8F" w14:textId="77777777" w:rsidR="006750C7" w:rsidRPr="00A5050F" w:rsidRDefault="006750C7" w:rsidP="006750C7">
                                      <w:pPr>
                                        <w:jc w:val="center"/>
                                        <w:rPr>
                                          <w:color w:val="FFFFFF" w:themeColor="background1"/>
                                          <w:sz w:val="26"/>
                                          <w:szCs w:val="26"/>
                                        </w:rPr>
                                      </w:pPr>
                                      <w:r w:rsidRPr="00A5050F">
                                        <w:rPr>
                                          <w:color w:val="FFFFFF" w:themeColor="background1"/>
                                          <w:sz w:val="26"/>
                                          <w:szCs w:val="26"/>
                                        </w:rPr>
                                        <w:t>Our project investigates correlation between police stops and demographic, time, and geospatial variables in Minneapolis, MN.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2474D4E" id="Text Box 26" o:spid="_x0000_s1028" type="#_x0000_t202" style="width:511.45pt;height:5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" filled="f" stroked="f">
                          <v:textbox>
                            <w:txbxContent>
                              <w:p w14:paraId="246D1D8F" w14:textId="77777777" w:rsidR="006750C7" w:rsidRPr="00A5050F" w:rsidRDefault="006750C7" w:rsidP="006750C7">
                                <w:pPr>
                                  <w:jc w:val="center"/>
                                  <w:rPr>
                                    <w:color w:val="FFFFFF" w:themeColor="background1"/>
                                    <w:sz w:val="26"/>
                                    <w:szCs w:val="26"/>
                                  </w:rPr>
                                </w:pPr>
                                <w:r w:rsidRPr="00A5050F">
                                  <w:rPr>
                                    <w:color w:val="FFFFFF" w:themeColor="background1"/>
                                    <w:sz w:val="26"/>
                                    <w:szCs w:val="26"/>
                                  </w:rPr>
                                  <w:t>Our project investigates correlation between police stops and demographic, time, and geospatial variables in Minneapolis, MN.</w:t>
                                </w:r>
                              </w:p>
                            </w:txbxContent>
                          </v:textbox>
                          <w10:anchorlock/>
                        </v:shape>
                      </w:pict>
                    </mc:Fallback>
                  </mc:AlternateContent>
                </w:r>
              </w:p>
            </w:tc>
          </w:tr>
          <w:tr w:rsidR="006750C7" w14:paraId="41BD0FED" w14:textId="77777777" w:rsidTr="00243D3E">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5912CFDC" w14:textId="77777777" w:rsidR="006750C7" w:rsidRDefault="006750C7" w:rsidP="00243D3E">
                <w:pPr>
                  <w:jc w:val="center"/>
                  <w:rPr>
                    <w:rFonts w:asciiTheme="majorHAnsi" w:eastAsiaTheme="majorEastAsia" w:hAnsiTheme="majorHAnsi" w:cstheme="majorBidi"/>
                    <w:color w:val="44546A" w:themeColor="text2"/>
                    <w:spacing w:val="5"/>
                    <w:kern w:val="28"/>
                    <w:sz w:val="96"/>
                    <w:szCs w:val="56"/>
                    <w14:ligatures w14:val="standardContextual"/>
                    <w14:cntxtAlts/>
                  </w:rPr>
                </w:pPr>
              </w:p>
            </w:tc>
          </w:tr>
        </w:tbl>
        <w:p w14:paraId="0D18CB3F" w14:textId="77777777" w:rsidR="006750C7" w:rsidRDefault="006750C7" w:rsidP="006750C7">
          <w:pPr>
            <w:rPr>
              <w:rFonts w:asciiTheme="majorHAnsi" w:eastAsiaTheme="majorEastAsia" w:hAnsiTheme="majorHAnsi" w:cstheme="majorBidi"/>
              <w:color w:val="44546A" w:themeColor="text2"/>
              <w:spacing w:val="5"/>
              <w:kern w:val="28"/>
              <w:sz w:val="96"/>
              <w:szCs w:val="56"/>
              <w14:ligatures w14:val="standardContextual"/>
              <w14:cntxtAlts/>
            </w:rPr>
          </w:pPr>
          <w:r>
            <w:rPr>
              <w:noProof/>
            </w:rPr>
            <mc:AlternateContent>
              <mc:Choice Requires="wpg">
                <w:drawing>
                  <wp:anchor distT="0" distB="0" distL="114300" distR="114300" simplePos="0" relativeHeight="251661312" behindDoc="0" locked="0" layoutInCell="1" allowOverlap="1" wp14:anchorId="4717B4FD" wp14:editId="73871803">
                    <wp:simplePos x="0" y="0"/>
                    <wp:positionH relativeFrom="column">
                      <wp:posOffset>-899556</wp:posOffset>
                    </wp:positionH>
                    <wp:positionV relativeFrom="paragraph">
                      <wp:posOffset>6266955</wp:posOffset>
                    </wp:positionV>
                    <wp:extent cx="4088749" cy="3393580"/>
                    <wp:effectExtent l="0" t="0" r="7620" b="0"/>
                    <wp:wrapNone/>
                    <wp:docPr id="27" name="Group 27" descr="Hexagonal shapes"/>
                    <wp:cNvGraphicFramePr/>
                    <a:graphic xmlns:a="http://schemas.openxmlformats.org/drawingml/2006/main">
                      <a:graphicData uri="http://schemas.microsoft.com/office/word/2010/wordprocessingGroup">
                        <wpg:wgp>
                          <wpg:cNvGrpSpPr/>
                          <wpg:grpSpPr>
                            <a:xfrm>
                              <a:off x="0" y="0"/>
                              <a:ext cx="4088749" cy="3393580"/>
                              <a:chOff x="0" y="0"/>
                              <a:chExt cx="4088749" cy="3393580"/>
                            </a:xfrm>
                          </wpg:grpSpPr>
                          <pic:pic xmlns:pic="http://schemas.openxmlformats.org/drawingml/2006/picture">
                            <pic:nvPicPr>
                              <pic:cNvPr id="28" name="Graphic 28" descr="hexagon 2"/>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190005"/>
                                <a:ext cx="2771775" cy="3203575"/>
                              </a:xfrm>
                              <a:prstGeom prst="rect">
                                <a:avLst/>
                              </a:prstGeom>
                            </pic:spPr>
                          </pic:pic>
                          <pic:pic xmlns:pic="http://schemas.openxmlformats.org/drawingml/2006/picture">
                            <pic:nvPicPr>
                              <pic:cNvPr id="29" name="Graphic 29" descr="hexagon 3"/>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137559" y="0"/>
                                <a:ext cx="1647825" cy="1905000"/>
                              </a:xfrm>
                              <a:prstGeom prst="rect">
                                <a:avLst/>
                              </a:prstGeom>
                            </pic:spPr>
                          </pic:pic>
                          <pic:pic xmlns:pic="http://schemas.openxmlformats.org/drawingml/2006/picture">
                            <pic:nvPicPr>
                              <pic:cNvPr id="30" name="Graphic 30" descr="hexagon 4"/>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2505694" y="59377"/>
                                <a:ext cx="1583055" cy="1832610"/>
                              </a:xfrm>
                              <a:prstGeom prst="rect">
                                <a:avLst/>
                              </a:prstGeom>
                            </pic:spPr>
                          </pic:pic>
                        </wpg:wgp>
                      </a:graphicData>
                    </a:graphic>
                  </wp:anchor>
                </w:drawing>
              </mc:Choice>
              <mc:Fallback>
                <w:pict>
                  <v:group w14:anchorId="50E673B0" id="Group 27" o:spid="_x0000_s1026" alt="Hexagonal shapes" style="position:absolute;margin-left:-70.85pt;margin-top:493.45pt;width:321.95pt;height:267.2pt;z-index:251661312"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">
                    <v:shape id="Graphic 28" o:spid="_x0000_s1027" type="#_x0000_t75" alt="hexagon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">
                      <v:imagedata r:id="rId14" o:title="hexagon 2"/>
                    </v:shape>
                    <v:shape id="Graphic 29" o:spid="_x0000_s1028"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">
                      <v:imagedata r:id="rId16" o:title="hexagon 3"/>
                    </v:shape>
                    <v:shape id="Graphic 30" o:spid="_x0000_s1029" type="#_x0000_t75" alt="hexagon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">
                      <v:imagedata r:id="rId15" o:title="hexagon 4"/>
                    </v:shape>
                  </v:group>
                </w:pict>
              </mc:Fallback>
            </mc:AlternateContent>
          </w:r>
          <w:r>
            <w:rPr>
              <w:noProof/>
            </w:rPr>
            <w:drawing>
              <wp:anchor distT="0" distB="0" distL="114300" distR="114300" simplePos="0" relativeHeight="251662336" behindDoc="0" locked="0" layoutInCell="1" allowOverlap="1" wp14:anchorId="20B11D95" wp14:editId="45C8A596">
                <wp:simplePos x="0" y="0"/>
                <wp:positionH relativeFrom="column">
                  <wp:posOffset>5012056</wp:posOffset>
                </wp:positionH>
                <wp:positionV relativeFrom="paragraph">
                  <wp:posOffset>6761050</wp:posOffset>
                </wp:positionV>
                <wp:extent cx="2345690" cy="2715131"/>
                <wp:effectExtent l="0" t="0" r="0" b="9525"/>
                <wp:wrapNone/>
                <wp:docPr id="31" name="Graphic 31" descr="hexag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hexagon 1"/>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349483" cy="2719521"/>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color w:val="44546A" w:themeColor="text2"/>
              <w:spacing w:val="5"/>
              <w:kern w:val="28"/>
              <w:sz w:val="96"/>
              <w:szCs w:val="56"/>
              <w14:ligatures w14:val="standardContextual"/>
              <w14:cntxtAlts/>
            </w:rPr>
            <w:br w:type="page"/>
          </w:r>
        </w:p>
      </w:sdtContent>
    </w:sdt>
    <w:p w14:paraId="39323F53" w14:textId="7349DF66" w:rsidR="005467A7" w:rsidRPr="006750C7" w:rsidRDefault="00CE423C" w:rsidP="006750C7">
      <w:pPr>
        <w:rPr>
          <w:b/>
          <w:color w:val="4472C4" w:themeColor="accent1"/>
          <w:sz w:val="32"/>
          <w:szCs w:val="32"/>
        </w:rPr>
      </w:pPr>
      <w:r w:rsidRPr="006750C7">
        <w:rPr>
          <w:b/>
          <w:color w:val="4472C4" w:themeColor="accent1"/>
          <w:sz w:val="32"/>
          <w:szCs w:val="32"/>
        </w:rPr>
        <w:lastRenderedPageBreak/>
        <w:t>Minneapolis Police Stops</w:t>
      </w:r>
    </w:p>
    <w:p w14:paraId="6E9E6C2C" w14:textId="282317F2" w:rsidR="00CE423C" w:rsidRDefault="00CE423C">
      <w:r>
        <w:t>Analysis Report</w:t>
      </w:r>
    </w:p>
    <w:p w14:paraId="1D06F6B1" w14:textId="21013090" w:rsidR="00CE423C" w:rsidRPr="00494FF6" w:rsidRDefault="00CE423C">
      <w:r>
        <w:t xml:space="preserve">Group F: </w:t>
      </w:r>
      <w:r w:rsidRPr="006750C7">
        <w:rPr>
          <w:i/>
        </w:rPr>
        <w:t>James Curtis, Raleigh Love</w:t>
      </w:r>
      <w:r w:rsidR="006750C7">
        <w:rPr>
          <w:i/>
        </w:rPr>
        <w:t xml:space="preserve">, </w:t>
      </w:r>
      <w:proofErr w:type="spellStart"/>
      <w:r w:rsidRPr="006750C7">
        <w:rPr>
          <w:i/>
        </w:rPr>
        <w:t>Emanshu</w:t>
      </w:r>
      <w:proofErr w:type="spellEnd"/>
      <w:r w:rsidRPr="006750C7">
        <w:rPr>
          <w:i/>
        </w:rPr>
        <w:t xml:space="preserve"> Patel, Erica </w:t>
      </w:r>
      <w:proofErr w:type="spellStart"/>
      <w:r w:rsidRPr="006750C7">
        <w:rPr>
          <w:i/>
        </w:rPr>
        <w:t>Unterreiner</w:t>
      </w:r>
      <w:proofErr w:type="spellEnd"/>
    </w:p>
    <w:p w14:paraId="663F6DB8" w14:textId="47B9793D" w:rsidR="00494FF6" w:rsidRPr="00494FF6" w:rsidRDefault="00494FF6">
      <w:pPr>
        <w:rPr>
          <w:i/>
        </w:rPr>
      </w:pPr>
    </w:p>
    <w:p w14:paraId="44AD622E" w14:textId="27E540ED" w:rsidR="00CE423C" w:rsidRDefault="00CE423C" w:rsidP="00CE423C">
      <w:r w:rsidRPr="006750C7">
        <w:rPr>
          <w:b/>
        </w:rPr>
        <w:t>Purpose</w:t>
      </w:r>
      <w:r>
        <w:t xml:space="preserve">: Our project investigates correlation </w:t>
      </w:r>
      <w:r w:rsidR="00FF753C">
        <w:t xml:space="preserve">between police stops and </w:t>
      </w:r>
      <w:r>
        <w:t>demographic</w:t>
      </w:r>
      <w:r w:rsidR="00FF753C">
        <w:t xml:space="preserve">, time, and geospatial variables </w:t>
      </w:r>
      <w:r>
        <w:t>in Minneapolis, MN</w:t>
      </w:r>
      <w:del w:id="0" w:author="James Curtis" w:date="2018-11-09T00:14:00Z">
        <w:r w:rsidDel="00343665">
          <w:delText xml:space="preserve">. </w:delText>
        </w:r>
      </w:del>
      <w:ins w:id="1" w:author="James Curtis" w:date="2018-11-09T00:14:00Z">
        <w:r w:rsidR="00343665">
          <w:t xml:space="preserve">. </w:t>
        </w:r>
      </w:ins>
      <w:ins w:id="2" w:author="James Curtis" w:date="2018-11-09T00:13:00Z">
        <w:r w:rsidR="00343665">
          <w:t xml:space="preserve"> </w:t>
        </w:r>
      </w:ins>
      <w:r w:rsidR="00FF753C">
        <w:t xml:space="preserve">Our data source is from </w:t>
      </w:r>
      <w:r w:rsidR="00F7791E">
        <w:t>a public-facing</w:t>
      </w:r>
      <w:r w:rsidR="00FF753C">
        <w:t xml:space="preserve"> Minneapolis Police Department</w:t>
      </w:r>
      <w:r w:rsidR="00F7791E">
        <w:t xml:space="preserve"> database</w:t>
      </w:r>
      <w:r w:rsidR="00FF753C">
        <w:t>, which collates data from MDC</w:t>
      </w:r>
      <w:r w:rsidR="003E6BBD">
        <w:t>s</w:t>
      </w:r>
      <w:r w:rsidR="00FF753C">
        <w:t xml:space="preserve"> (squad computer</w:t>
      </w:r>
      <w:r w:rsidR="00DC459C">
        <w:t>s located in</w:t>
      </w:r>
      <w:r w:rsidR="00FF753C">
        <w:t xml:space="preserve"> squad cars)</w:t>
      </w:r>
      <w:del w:id="3" w:author="James Curtis" w:date="2018-11-09T00:14:00Z">
        <w:r w:rsidR="00584F4C" w:rsidDel="00343665">
          <w:delText>.</w:delText>
        </w:r>
        <w:r w:rsidR="002316DC" w:rsidDel="00343665">
          <w:delText xml:space="preserve"> </w:delText>
        </w:r>
      </w:del>
      <w:ins w:id="4" w:author="James Curtis" w:date="2018-11-09T00:14:00Z">
        <w:r w:rsidR="00343665">
          <w:t xml:space="preserve">.  </w:t>
        </w:r>
      </w:ins>
      <w:r w:rsidR="002316DC">
        <w:t xml:space="preserve">To download this data, please visit the </w:t>
      </w:r>
      <w:hyperlink r:id="rId17" w:history="1">
        <w:r w:rsidR="002316DC" w:rsidRPr="002316DC">
          <w:rPr>
            <w:rStyle w:val="Hyperlink"/>
          </w:rPr>
          <w:t>open data geospatial portal for Minneapolis</w:t>
        </w:r>
      </w:hyperlink>
      <w:del w:id="5" w:author="James Curtis" w:date="2018-11-09T00:14:00Z">
        <w:r w:rsidR="002316DC" w:rsidDel="00343665">
          <w:delText xml:space="preserve">. </w:delText>
        </w:r>
      </w:del>
      <w:ins w:id="6" w:author="James Curtis" w:date="2018-11-09T00:14:00Z">
        <w:r w:rsidR="00343665">
          <w:t xml:space="preserve">.  </w:t>
        </w:r>
      </w:ins>
      <w:r w:rsidR="002676FD">
        <w:t>For an overview of Minneapolis police precincts, please see figure 1</w:t>
      </w:r>
      <w:ins w:id="7" w:author="James Curtis" w:date="2018-11-09T22:33:00Z">
        <w:r w:rsidR="00794952">
          <w:t>.a</w:t>
        </w:r>
      </w:ins>
      <w:r w:rsidR="002676FD">
        <w:t xml:space="preserve"> below</w:t>
      </w:r>
      <w:del w:id="8" w:author="James Curtis" w:date="2018-11-09T00:14:00Z">
        <w:r w:rsidR="002676FD" w:rsidDel="00343665">
          <w:delText xml:space="preserve">. </w:delText>
        </w:r>
      </w:del>
      <w:ins w:id="9" w:author="James Curtis" w:date="2018-11-09T22:33:00Z">
        <w:r w:rsidR="00794952">
          <w:t xml:space="preserve">, and for an </w:t>
        </w:r>
      </w:ins>
      <w:ins w:id="10" w:author="James Curtis" w:date="2018-11-09T22:34:00Z">
        <w:r w:rsidR="00794952">
          <w:t xml:space="preserve">overview </w:t>
        </w:r>
      </w:ins>
      <w:ins w:id="11" w:author="James Curtis" w:date="2018-11-09T22:35:00Z">
        <w:r w:rsidR="00E27783">
          <w:t xml:space="preserve">dot map </w:t>
        </w:r>
      </w:ins>
      <w:ins w:id="12" w:author="James Curtis" w:date="2018-11-09T22:34:00Z">
        <w:r w:rsidR="00794952">
          <w:t>of Minneapolis’s racial makeup</w:t>
        </w:r>
      </w:ins>
      <w:ins w:id="13" w:author="James Curtis" w:date="2018-11-09T22:35:00Z">
        <w:r w:rsidR="00E27783">
          <w:t xml:space="preserve"> during the 2010 census</w:t>
        </w:r>
      </w:ins>
      <w:ins w:id="14" w:author="James Curtis" w:date="2018-11-09T22:34:00Z">
        <w:r w:rsidR="00794952">
          <w:t xml:space="preserve">, please see figure 1.b. </w:t>
        </w:r>
      </w:ins>
    </w:p>
    <w:p w14:paraId="61CD8ABF" w14:textId="6BFA0E1F" w:rsidR="00494FF6" w:rsidRDefault="008438F5" w:rsidP="00494FF6">
      <w:ins w:id="15" w:author="James Curtis" w:date="2018-11-09T22:35:00Z">
        <w:r>
          <w:rPr>
            <w:noProof/>
          </w:rPr>
          <mc:AlternateContent>
            <mc:Choice Requires="wps">
              <w:drawing>
                <wp:anchor distT="0" distB="0" distL="114300" distR="114300" simplePos="0" relativeHeight="251669504" behindDoc="0" locked="0" layoutInCell="1" allowOverlap="1" wp14:anchorId="4C226F74" wp14:editId="25A55751">
                  <wp:simplePos x="0" y="0"/>
                  <wp:positionH relativeFrom="column">
                    <wp:posOffset>3103245</wp:posOffset>
                  </wp:positionH>
                  <wp:positionV relativeFrom="paragraph">
                    <wp:posOffset>5726430</wp:posOffset>
                  </wp:positionV>
                  <wp:extent cx="2819400"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wps:spPr>
                        <wps:txbx>
                          <w:txbxContent>
                            <w:p w14:paraId="6B6F5DDB" w14:textId="0E01A124" w:rsidR="008438F5" w:rsidRPr="00E5601E" w:rsidRDefault="008438F5">
                              <w:pPr>
                                <w:pStyle w:val="Caption"/>
                                <w:rPr>
                                  <w:noProof/>
                                </w:rPr>
                                <w:pPrChange w:id="16" w:author="James Curtis" w:date="2018-11-09T22:35:00Z">
                                  <w:pPr/>
                                </w:pPrChange>
                              </w:pPr>
                              <w:ins w:id="17" w:author="James Curtis" w:date="2018-11-09T22:35:00Z">
                                <w:r>
                                  <w:t xml:space="preserve">Source: </w:t>
                                </w:r>
                              </w:ins>
                              <w:ins w:id="18" w:author="James Curtis" w:date="2018-11-09T22:38:00Z">
                                <w:r w:rsidR="00E27783" w:rsidRPr="00E27783">
                                  <w:t>Image Copyright, 2013, Weldon Cooper Center for Public Service, Rector and Visitors of the University of Virginia (Dustin A. Cable, creator)</w:t>
                                </w:r>
                              </w:ins>
                              <w:ins w:id="19" w:author="James Curtis" w:date="2018-11-09T22:41:00Z">
                                <w:r w:rsidR="00E27783">
                                  <w:t xml:space="preserve"> </w:t>
                                </w:r>
                                <w:r w:rsidR="00E27783">
                                  <w:fldChar w:fldCharType="begin"/>
                                </w:r>
                                <w:r w:rsidR="00E27783">
                                  <w:instrText xml:space="preserve"> HYPERLINK "https://demographics.coopercenter.org/racial-dot-map" </w:instrText>
                                </w:r>
                                <w:r w:rsidR="00E27783">
                                  <w:fldChar w:fldCharType="separate"/>
                                </w:r>
                                <w:r w:rsidR="00E27783" w:rsidRPr="00E27783">
                                  <w:rPr>
                                    <w:rStyle w:val="Hyperlink"/>
                                  </w:rPr>
                                  <w:t>Hyperlink</w:t>
                                </w:r>
                                <w:r w:rsidR="00E27783">
                                  <w:fldChar w:fldCharType="end"/>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226F74" id="Text Box 12" o:spid="_x0000_s1029" type="#_x0000_t202" style="position:absolute;margin-left:244.35pt;margin-top:450.9pt;width:22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" stroked="f">
                  <v:textbox style="mso-fit-shape-to-text:t" inset="0,0,0,0">
                    <w:txbxContent>
                      <w:p w14:paraId="6B6F5DDB" w14:textId="0E01A124" w:rsidR="008438F5" w:rsidRPr="00E5601E" w:rsidRDefault="008438F5" w:rsidP="008438F5">
                        <w:pPr>
                          <w:pStyle w:val="Caption"/>
                          <w:rPr>
                            <w:noProof/>
                          </w:rPr>
                          <w:pPrChange w:id="20" w:author="James Curtis" w:date="2018-11-09T22:35:00Z">
                            <w:pPr/>
                          </w:pPrChange>
                        </w:pPr>
                        <w:ins w:id="21" w:author="James Curtis" w:date="2018-11-09T22:35:00Z">
                          <w:r>
                            <w:t xml:space="preserve">Source: </w:t>
                          </w:r>
                        </w:ins>
                        <w:ins w:id="22" w:author="James Curtis" w:date="2018-11-09T22:38:00Z">
                          <w:r w:rsidR="00E27783" w:rsidRPr="00E27783">
                            <w:t>Image Copyright, 2013, Weldon Cooper Center for Public Service, Rector and Visitors of the University of Virginia (Dustin A. Cable, creator)</w:t>
                          </w:r>
                        </w:ins>
                        <w:ins w:id="23" w:author="James Curtis" w:date="2018-11-09T22:41:00Z">
                          <w:r w:rsidR="00E27783">
                            <w:t xml:space="preserve"> </w:t>
                          </w:r>
                          <w:r w:rsidR="00E27783">
                            <w:fldChar w:fldCharType="begin"/>
                          </w:r>
                          <w:r w:rsidR="00E27783">
                            <w:instrText xml:space="preserve"> HYPERLINK "https://demographics.coopercenter.org/racial-dot-map" </w:instrText>
                          </w:r>
                          <w:r w:rsidR="00E27783">
                            <w:fldChar w:fldCharType="separate"/>
                          </w:r>
                          <w:r w:rsidR="00E27783" w:rsidRPr="00E27783">
                            <w:rPr>
                              <w:rStyle w:val="Hyperlink"/>
                            </w:rPr>
                            <w:t>Hyperlink</w:t>
                          </w:r>
                          <w:r w:rsidR="00E27783">
                            <w:fldChar w:fldCharType="end"/>
                          </w:r>
                        </w:ins>
                      </w:p>
                    </w:txbxContent>
                  </v:textbox>
                </v:shape>
              </w:pict>
            </mc:Fallback>
          </mc:AlternateContent>
        </w:r>
      </w:ins>
      <w:ins w:id="20" w:author="James Curtis" w:date="2018-11-09T22:23:00Z">
        <w:r w:rsidR="00794952">
          <w:rPr>
            <w:noProof/>
          </w:rPr>
          <w:drawing>
            <wp:anchor distT="0" distB="0" distL="114300" distR="114300" simplePos="0" relativeHeight="251663360" behindDoc="0" locked="0" layoutInCell="1" allowOverlap="1" wp14:anchorId="66398977" wp14:editId="6238326D">
              <wp:simplePos x="0" y="0"/>
              <wp:positionH relativeFrom="margin">
                <wp:posOffset>3103418</wp:posOffset>
              </wp:positionH>
              <wp:positionV relativeFrom="paragraph">
                <wp:posOffset>1188027</wp:posOffset>
              </wp:positionV>
              <wp:extent cx="2819400" cy="448183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ecincts2.png"/>
                      <pic:cNvPicPr/>
                    </pic:nvPicPr>
                    <pic:blipFill rotWithShape="1">
                      <a:blip r:embed="rId18">
                        <a:extLst>
                          <a:ext uri="{28A0092B-C50C-407E-A947-70E740481C1C}">
                            <a14:useLocalDpi xmlns:a14="http://schemas.microsoft.com/office/drawing/2010/main" val="0"/>
                          </a:ext>
                        </a:extLst>
                      </a:blip>
                      <a:srcRect l="2093" t="3961" r="3218" b="7645"/>
                      <a:stretch/>
                    </pic:blipFill>
                    <pic:spPr bwMode="auto">
                      <a:xfrm>
                        <a:off x="0" y="0"/>
                        <a:ext cx="2819400" cy="4481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21" w:author="James Curtis" w:date="2018-11-09T22:29:00Z">
        <w:r w:rsidR="00794952">
          <w:rPr>
            <w:noProof/>
          </w:rPr>
          <w:drawing>
            <wp:anchor distT="0" distB="0" distL="114300" distR="114300" simplePos="0" relativeHeight="251665408" behindDoc="1" locked="0" layoutInCell="1" allowOverlap="1" wp14:anchorId="60AF0222" wp14:editId="3ABFA226">
              <wp:simplePos x="0" y="0"/>
              <wp:positionH relativeFrom="column">
                <wp:posOffset>3172691</wp:posOffset>
              </wp:positionH>
              <wp:positionV relativeFrom="paragraph">
                <wp:posOffset>1194954</wp:posOffset>
              </wp:positionV>
              <wp:extent cx="2618105" cy="442569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2832" t="14679" r="15509" b="15835"/>
                      <a:stretch/>
                    </pic:blipFill>
                    <pic:spPr bwMode="auto">
                      <a:xfrm>
                        <a:off x="0" y="0"/>
                        <a:ext cx="2618944" cy="44271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r w:rsidR="00494FF6" w:rsidRPr="00494FF6">
        <w:rPr>
          <w:b/>
        </w:rPr>
        <w:t>Data limitations</w:t>
      </w:r>
      <w:r w:rsidR="00494FF6">
        <w:t>: The data used is a subset of the main police dataset, with a few quirks due to the cleaning that occurred before it was posted</w:t>
      </w:r>
      <w:del w:id="22" w:author="James Curtis" w:date="2018-11-09T00:14:00Z">
        <w:r w:rsidR="00494FF6" w:rsidDel="00343665">
          <w:delText xml:space="preserve">. </w:delText>
        </w:r>
      </w:del>
      <w:ins w:id="23" w:author="James Curtis" w:date="2018-11-09T00:14:00Z">
        <w:r w:rsidR="00343665">
          <w:t xml:space="preserve">.  </w:t>
        </w:r>
      </w:ins>
      <w:r w:rsidR="00494FF6">
        <w:t>For example, categories of person and vehicular search were merged into one column, and a few columns were removed from the dataset</w:t>
      </w:r>
      <w:ins w:id="24" w:author="James Curtis" w:date="2018-11-09T22:01:00Z">
        <w:r w:rsidR="00C9095E">
          <w:t>,</w:t>
        </w:r>
      </w:ins>
      <w:r w:rsidR="00D800AE">
        <w:t xml:space="preserve"> such as call type and call reason</w:t>
      </w:r>
      <w:del w:id="25" w:author="James Curtis" w:date="2018-11-09T00:14:00Z">
        <w:r w:rsidR="00494FF6" w:rsidDel="00343665">
          <w:delText>.</w:delText>
        </w:r>
        <w:r w:rsidR="00D800AE" w:rsidDel="00343665">
          <w:delText xml:space="preserve"> </w:delText>
        </w:r>
      </w:del>
      <w:ins w:id="26" w:author="James Curtis" w:date="2018-11-09T00:14:00Z">
        <w:r w:rsidR="00343665">
          <w:t xml:space="preserve">.  </w:t>
        </w:r>
      </w:ins>
      <w:r w:rsidR="00D800AE">
        <w:t>Data was missing for rows not entered into a squad computer, which we removed from the dataset</w:t>
      </w:r>
      <w:del w:id="27" w:author="James Curtis" w:date="2018-11-09T00:14:00Z">
        <w:r w:rsidR="00D800AE" w:rsidDel="00343665">
          <w:delText>.</w:delText>
        </w:r>
        <w:r w:rsidR="008272DE" w:rsidDel="00343665">
          <w:delText xml:space="preserve"> </w:delText>
        </w:r>
      </w:del>
      <w:ins w:id="28" w:author="James Curtis" w:date="2018-11-09T00:14:00Z">
        <w:r w:rsidR="00343665">
          <w:t xml:space="preserve">.  </w:t>
        </w:r>
      </w:ins>
      <w:r w:rsidR="008272DE">
        <w:t>Also, the data reported is from the police department itself</w:t>
      </w:r>
      <w:del w:id="29" w:author="James Curtis" w:date="2018-11-09T22:01:00Z">
        <w:r w:rsidR="008272DE" w:rsidDel="00C9095E">
          <w:delText>,</w:delText>
        </w:r>
      </w:del>
      <w:r w:rsidR="008272DE">
        <w:t xml:space="preserve"> and not an independent provider</w:t>
      </w:r>
      <w:del w:id="30" w:author="James Curtis" w:date="2018-11-09T00:14:00Z">
        <w:r w:rsidR="008272DE" w:rsidDel="00343665">
          <w:delText>.</w:delText>
        </w:r>
        <w:r w:rsidR="00494FF6" w:rsidDel="00343665">
          <w:delText xml:space="preserve"> </w:delText>
        </w:r>
      </w:del>
      <w:ins w:id="31" w:author="James Curtis" w:date="2018-11-09T00:14:00Z">
        <w:r w:rsidR="00343665">
          <w:t xml:space="preserve">.  </w:t>
        </w:r>
      </w:ins>
      <w:del w:id="32" w:author="Microsoft Office User" w:date="2018-11-09T15:42:00Z">
        <w:r w:rsidR="00494FF6" w:rsidDel="00BB1E31">
          <w:delText>We deemed these changes</w:delText>
        </w:r>
      </w:del>
      <w:ins w:id="33" w:author="Microsoft Office User" w:date="2018-11-09T15:42:00Z">
        <w:r w:rsidR="00BB1E31">
          <w:t xml:space="preserve">These limitations did not preclude us from analyzing the data and answering </w:t>
        </w:r>
      </w:ins>
      <w:ins w:id="34" w:author="Microsoft Office User" w:date="2018-11-09T15:43:00Z">
        <w:r w:rsidR="00BB1E31">
          <w:t>the questions herein</w:t>
        </w:r>
      </w:ins>
      <w:del w:id="35" w:author="Microsoft Office User" w:date="2018-11-09T15:42:00Z">
        <w:r w:rsidR="00494FF6" w:rsidDel="00BB1E31">
          <w:delText xml:space="preserve"> not significant enough to affect analysis of our current questions, but would revisit for future questions</w:delText>
        </w:r>
      </w:del>
      <w:del w:id="36" w:author="James Curtis" w:date="2018-11-09T00:14:00Z">
        <w:r w:rsidR="00494FF6" w:rsidDel="00343665">
          <w:delText xml:space="preserve">. </w:delText>
        </w:r>
      </w:del>
      <w:ins w:id="37" w:author="James Curtis" w:date="2018-11-09T00:14:00Z">
        <w:r w:rsidR="00343665">
          <w:t xml:space="preserve">.  </w:t>
        </w:r>
      </w:ins>
    </w:p>
    <w:p w14:paraId="12C31A1D" w14:textId="75F5A64F" w:rsidR="00494FF6" w:rsidRDefault="00794952" w:rsidP="00CE423C">
      <w:ins w:id="38" w:author="James Curtis" w:date="2018-11-09T22:33:00Z">
        <w:r>
          <w:rPr>
            <w:noProof/>
          </w:rPr>
          <mc:AlternateContent>
            <mc:Choice Requires="wps">
              <w:drawing>
                <wp:anchor distT="0" distB="0" distL="114300" distR="114300" simplePos="0" relativeHeight="251667456" behindDoc="0" locked="0" layoutInCell="1" allowOverlap="1" wp14:anchorId="761CD3B8" wp14:editId="54D5658A">
                  <wp:simplePos x="0" y="0"/>
                  <wp:positionH relativeFrom="column">
                    <wp:posOffset>2715433</wp:posOffset>
                  </wp:positionH>
                  <wp:positionV relativeFrom="paragraph">
                    <wp:posOffset>44045</wp:posOffset>
                  </wp:positionV>
                  <wp:extent cx="574963" cy="166254"/>
                  <wp:effectExtent l="0" t="0" r="0" b="5715"/>
                  <wp:wrapNone/>
                  <wp:docPr id="11" name="Text Box 11"/>
                  <wp:cNvGraphicFramePr/>
                  <a:graphic xmlns:a="http://schemas.openxmlformats.org/drawingml/2006/main">
                    <a:graphicData uri="http://schemas.microsoft.com/office/word/2010/wordprocessingShape">
                      <wps:wsp>
                        <wps:cNvSpPr txBox="1"/>
                        <wps:spPr>
                          <a:xfrm>
                            <a:off x="0" y="0"/>
                            <a:ext cx="574963" cy="166254"/>
                          </a:xfrm>
                          <a:prstGeom prst="rect">
                            <a:avLst/>
                          </a:prstGeom>
                          <a:solidFill>
                            <a:prstClr val="white"/>
                          </a:solidFill>
                          <a:ln>
                            <a:noFill/>
                          </a:ln>
                        </wps:spPr>
                        <wps:txbx>
                          <w:txbxContent>
                            <w:p w14:paraId="7E1FD978" w14:textId="134E6C9E" w:rsidR="00794952" w:rsidRPr="001F0B0F" w:rsidRDefault="00794952">
                              <w:pPr>
                                <w:pStyle w:val="Caption"/>
                                <w:rPr>
                                  <w:noProof/>
                                </w:rPr>
                                <w:pPrChange w:id="39" w:author="James Curtis" w:date="2018-11-09T22:33:00Z">
                                  <w:pPr/>
                                </w:pPrChange>
                              </w:pPr>
                              <w:ins w:id="40" w:author="James Curtis" w:date="2018-11-09T22:33:00Z">
                                <w:r>
                                  <w:t>Figur</w:t>
                                </w:r>
                              </w:ins>
                              <w:ins w:id="41" w:author="James Curtis" w:date="2018-11-09T22:34:00Z">
                                <w:r>
                                  <w:t>e</w:t>
                                </w:r>
                              </w:ins>
                              <w:ins w:id="42" w:author="James Curtis" w:date="2018-11-09T22:33:00Z">
                                <w:r>
                                  <w:t xml:space="preserve"> </w:t>
                                </w:r>
                              </w:ins>
                              <w:ins w:id="43" w:author="James Curtis" w:date="2018-11-09T22:34:00Z">
                                <w:r>
                                  <w:t>1</w:t>
                                </w:r>
                              </w:ins>
                              <w:ins w:id="44" w:author="James Curtis" w:date="2018-11-09T22:33:00Z">
                                <w:r>
                                  <w:t>.b</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1CD3B8" id="_x0000_t202" coordsize="21600,21600" o:spt="202" path="m,l,21600r21600,l21600,xe">
                  <v:stroke joinstyle="miter"/>
                  <v:path gradientshapeok="t" o:connecttype="rect"/>
                </v:shapetype>
                <v:shape id="Text Box 11" o:spid="_x0000_s1030" type="#_x0000_t202" style="position:absolute;margin-left:213.8pt;margin-top:3.45pt;width:45.25pt;height:1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" stroked="f">
                  <v:textbox inset="0,0,0,0">
                    <w:txbxContent>
                      <w:p w14:paraId="7E1FD978" w14:textId="134E6C9E" w:rsidR="00794952" w:rsidRPr="001F0B0F" w:rsidRDefault="00794952">
                        <w:pPr>
                          <w:pStyle w:val="Caption"/>
                          <w:rPr>
                            <w:noProof/>
                          </w:rPr>
                          <w:pPrChange w:id="45" w:author="James Curtis" w:date="2018-11-09T22:33:00Z">
                            <w:pPr/>
                          </w:pPrChange>
                        </w:pPr>
                        <w:ins w:id="46" w:author="James Curtis" w:date="2018-11-09T22:33:00Z">
                          <w:r>
                            <w:t>Figur</w:t>
                          </w:r>
                        </w:ins>
                        <w:ins w:id="47" w:author="James Curtis" w:date="2018-11-09T22:34:00Z">
                          <w:r>
                            <w:t>e</w:t>
                          </w:r>
                        </w:ins>
                        <w:ins w:id="48" w:author="James Curtis" w:date="2018-11-09T22:33:00Z">
                          <w:r>
                            <w:t xml:space="preserve"> </w:t>
                          </w:r>
                        </w:ins>
                        <w:ins w:id="49" w:author="James Curtis" w:date="2018-11-09T22:34:00Z">
                          <w:r>
                            <w:t>1</w:t>
                          </w:r>
                        </w:ins>
                        <w:ins w:id="50" w:author="James Curtis" w:date="2018-11-09T22:33:00Z">
                          <w:r>
                            <w:t>.b</w:t>
                          </w:r>
                        </w:ins>
                      </w:p>
                    </w:txbxContent>
                  </v:textbox>
                </v:shape>
              </w:pict>
            </mc:Fallback>
          </mc:AlternateContent>
        </w:r>
      </w:ins>
    </w:p>
    <w:p w14:paraId="05D8F368" w14:textId="745583D7" w:rsidR="002676FD" w:rsidRDefault="002676FD" w:rsidP="002676FD">
      <w:pPr>
        <w:pStyle w:val="Caption"/>
        <w:keepNext/>
      </w:pPr>
      <w:r>
        <w:t xml:space="preserve">Figure </w:t>
      </w:r>
      <w:ins w:id="51" w:author="James Curtis" w:date="2018-11-09T22:33:00Z">
        <w:r w:rsidR="00794952">
          <w:t>1</w:t>
        </w:r>
      </w:ins>
      <w:del w:id="52" w:author="James Curtis" w:date="2018-11-09T22:33:00Z">
        <w:r w:rsidR="009267FF" w:rsidDel="00794952">
          <w:rPr>
            <w:noProof/>
          </w:rPr>
          <w:fldChar w:fldCharType="begin"/>
        </w:r>
        <w:r w:rsidR="009267FF" w:rsidDel="00794952">
          <w:rPr>
            <w:noProof/>
          </w:rPr>
          <w:delInstrText xml:space="preserve"> SEQ Figure \* ARABIC </w:delInstrText>
        </w:r>
        <w:r w:rsidR="009267FF" w:rsidDel="00794952">
          <w:rPr>
            <w:noProof/>
          </w:rPr>
          <w:fldChar w:fldCharType="separate"/>
        </w:r>
        <w:r w:rsidR="00F46F51" w:rsidDel="00794952">
          <w:rPr>
            <w:noProof/>
          </w:rPr>
          <w:delText>1</w:delText>
        </w:r>
        <w:r w:rsidR="009267FF" w:rsidDel="00794952">
          <w:rPr>
            <w:noProof/>
          </w:rPr>
          <w:fldChar w:fldCharType="end"/>
        </w:r>
      </w:del>
      <w:ins w:id="53" w:author="James Curtis" w:date="2018-11-09T22:33:00Z">
        <w:r w:rsidR="00794952">
          <w:rPr>
            <w:noProof/>
          </w:rPr>
          <w:t>.a</w:t>
        </w:r>
      </w:ins>
    </w:p>
    <w:p w14:paraId="1D2D0570" w14:textId="11E670CA" w:rsidR="00E27783" w:rsidRDefault="004E6298">
      <w:pPr>
        <w:keepNext/>
        <w:rPr>
          <w:ins w:id="54" w:author="James Curtis" w:date="2018-11-09T22:39:00Z"/>
        </w:rPr>
        <w:pPrChange w:id="55" w:author="James Curtis" w:date="2018-11-09T22:39:00Z">
          <w:pPr/>
        </w:pPrChange>
      </w:pPr>
      <w:ins w:id="56" w:author="James Curtis" w:date="2018-11-09T22:42:00Z">
        <w:r>
          <w:rPr>
            <w:noProof/>
          </w:rPr>
          <w:drawing>
            <wp:anchor distT="0" distB="0" distL="114300" distR="114300" simplePos="0" relativeHeight="251670528" behindDoc="0" locked="0" layoutInCell="1" allowOverlap="1" wp14:anchorId="0D4F3DC5" wp14:editId="25806608">
              <wp:simplePos x="0" y="0"/>
              <wp:positionH relativeFrom="column">
                <wp:posOffset>5631296</wp:posOffset>
              </wp:positionH>
              <wp:positionV relativeFrom="paragraph">
                <wp:posOffset>589685</wp:posOffset>
              </wp:positionV>
              <wp:extent cx="1357746" cy="146768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357746" cy="1467685"/>
                      </a:xfrm>
                      <a:prstGeom prst="rect">
                        <a:avLst/>
                      </a:prstGeom>
                    </pic:spPr>
                  </pic:pic>
                </a:graphicData>
              </a:graphic>
              <wp14:sizeRelH relativeFrom="margin">
                <wp14:pctWidth>0</wp14:pctWidth>
              </wp14:sizeRelH>
              <wp14:sizeRelV relativeFrom="margin">
                <wp14:pctHeight>0</wp14:pctHeight>
              </wp14:sizeRelV>
            </wp:anchor>
          </w:drawing>
        </w:r>
      </w:ins>
      <w:r w:rsidR="002676FD">
        <w:rPr>
          <w:noProof/>
        </w:rPr>
        <w:drawing>
          <wp:inline distT="0" distB="0" distL="0" distR="0" wp14:anchorId="73CF3761" wp14:editId="649DA2F4">
            <wp:extent cx="2184900" cy="3720727"/>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97939" cy="3742931"/>
                    </a:xfrm>
                    <a:prstGeom prst="rect">
                      <a:avLst/>
                    </a:prstGeom>
                  </pic:spPr>
                </pic:pic>
              </a:graphicData>
            </a:graphic>
          </wp:inline>
        </w:drawing>
      </w:r>
      <w:ins w:id="57" w:author="James Curtis" w:date="2018-11-09T22:42:00Z">
        <w:r w:rsidRPr="004E6298">
          <w:rPr>
            <w:noProof/>
          </w:rPr>
          <w:t xml:space="preserve"> </w:t>
        </w:r>
      </w:ins>
      <w:bookmarkStart w:id="58" w:name="_GoBack"/>
      <w:bookmarkEnd w:id="58"/>
    </w:p>
    <w:p w14:paraId="568CA773" w14:textId="1A6F5BEF" w:rsidR="00261DF7" w:rsidRPr="00E27783" w:rsidDel="00671A71" w:rsidRDefault="00E27783">
      <w:pPr>
        <w:pStyle w:val="Caption"/>
        <w:rPr>
          <w:del w:id="59" w:author="James Curtis" w:date="2018-11-09T00:23:00Z"/>
          <w:rPrChange w:id="60" w:author="James Curtis" w:date="2018-11-09T22:39:00Z">
            <w:rPr>
              <w:del w:id="61" w:author="James Curtis" w:date="2018-11-09T00:23:00Z"/>
            </w:rPr>
          </w:rPrChange>
        </w:rPr>
        <w:pPrChange w:id="62" w:author="James Curtis" w:date="2018-11-09T22:39:00Z">
          <w:pPr/>
        </w:pPrChange>
      </w:pPr>
      <w:ins w:id="63" w:author="James Curtis" w:date="2018-11-09T22:39:00Z">
        <w:r w:rsidRPr="00E27783">
          <w:rPr>
            <w:rPrChange w:id="64" w:author="James Curtis" w:date="2018-11-09T22:39:00Z">
              <w:rPr/>
            </w:rPrChange>
          </w:rPr>
          <w:t xml:space="preserve">Source: </w:t>
        </w:r>
      </w:ins>
      <w:ins w:id="65" w:author="James Curtis" w:date="2018-11-09T22:40:00Z">
        <w:r>
          <w:rPr>
            <w:iCs w:val="0"/>
          </w:rPr>
          <w:fldChar w:fldCharType="begin"/>
        </w:r>
        <w:r>
          <w:rPr>
            <w:i w:val="0"/>
          </w:rPr>
          <w:instrText>HYPERLINK "https://bringmethenews.com/news/police-officers-drive-by-man-about-to-shoot-someone-arrest-him"</w:instrText>
        </w:r>
        <w:r>
          <w:rPr>
            <w:iCs w:val="0"/>
          </w:rPr>
          <w:fldChar w:fldCharType="separate"/>
        </w:r>
        <w:r w:rsidRPr="00E27783">
          <w:rPr>
            <w:rStyle w:val="Hyperlink"/>
          </w:rPr>
          <w:t>bringmethenews.com</w:t>
        </w:r>
        <w:r>
          <w:rPr>
            <w:iCs w:val="0"/>
          </w:rPr>
          <w:fldChar w:fldCharType="end"/>
        </w:r>
      </w:ins>
    </w:p>
    <w:p w14:paraId="1331B57D" w14:textId="77777777" w:rsidR="00671A71" w:rsidRDefault="00671A71" w:rsidP="00CE423C">
      <w:pPr>
        <w:rPr>
          <w:ins w:id="66" w:author="James Curtis" w:date="2018-11-09T00:23:00Z"/>
        </w:rPr>
      </w:pPr>
    </w:p>
    <w:p w14:paraId="22D5F80A" w14:textId="77777777" w:rsidR="00A5050F" w:rsidDel="00671A71" w:rsidRDefault="00A5050F" w:rsidP="00CE423C">
      <w:pPr>
        <w:rPr>
          <w:del w:id="67" w:author="James Curtis" w:date="2018-11-09T00:23:00Z"/>
        </w:rPr>
      </w:pPr>
    </w:p>
    <w:p w14:paraId="5651C158" w14:textId="521FA3A6" w:rsidR="00BE4370" w:rsidRDefault="007A154F" w:rsidP="00CE423C">
      <w:r>
        <w:t>Research Questions:</w:t>
      </w:r>
    </w:p>
    <w:p w14:paraId="13DE21BA" w14:textId="0149EFDD" w:rsidR="00261DF7" w:rsidRDefault="00261DF7" w:rsidP="00CE423C"/>
    <w:p w14:paraId="44A24376" w14:textId="2DF89B88" w:rsidR="00BE4370" w:rsidRPr="00D33E4D" w:rsidRDefault="00584F4C" w:rsidP="00BE4370">
      <w:pPr>
        <w:pStyle w:val="ListParagraph"/>
        <w:numPr>
          <w:ilvl w:val="0"/>
          <w:numId w:val="1"/>
        </w:numPr>
        <w:rPr>
          <w:b/>
        </w:rPr>
      </w:pPr>
      <w:r w:rsidRPr="00584F4C">
        <w:rPr>
          <w:b/>
        </w:rPr>
        <w:t xml:space="preserve">Are there </w:t>
      </w:r>
      <w:ins w:id="68" w:author="James Curtis" w:date="2018-11-09T20:19:00Z">
        <w:r w:rsidR="00C86C48">
          <w:rPr>
            <w:b/>
          </w:rPr>
          <w:t xml:space="preserve">proportional </w:t>
        </w:r>
      </w:ins>
      <w:r w:rsidRPr="00584F4C">
        <w:rPr>
          <w:b/>
        </w:rPr>
        <w:t>differences in race given the stops recorded by precinct</w:t>
      </w:r>
      <w:ins w:id="69" w:author="James Curtis" w:date="2018-11-09T20:19:00Z">
        <w:r w:rsidR="00F955D8">
          <w:rPr>
            <w:b/>
          </w:rPr>
          <w:t xml:space="preserve">? </w:t>
        </w:r>
      </w:ins>
      <w:del w:id="70" w:author="James Curtis" w:date="2018-11-09T20:19:00Z">
        <w:r w:rsidRPr="00584F4C" w:rsidDel="00F955D8">
          <w:rPr>
            <w:b/>
          </w:rPr>
          <w:delText>?</w:delText>
        </w:r>
      </w:del>
    </w:p>
    <w:p w14:paraId="2002F00B" w14:textId="7C93BBC0" w:rsidR="00BE4370" w:rsidRPr="00B223B8" w:rsidRDefault="00BE4370" w:rsidP="00BE4370">
      <w:pPr>
        <w:pStyle w:val="ListParagraph"/>
        <w:numPr>
          <w:ilvl w:val="1"/>
          <w:numId w:val="1"/>
        </w:numPr>
        <w:rPr>
          <w:i/>
          <w:rPrChange w:id="71" w:author="James Curtis" w:date="2018-11-09T00:16:00Z">
            <w:rPr/>
          </w:rPrChange>
        </w:rPr>
      </w:pPr>
      <w:r w:rsidRPr="00B223B8">
        <w:rPr>
          <w:i/>
          <w:rPrChange w:id="72" w:author="James Curtis" w:date="2018-11-09T00:16:00Z">
            <w:rPr/>
          </w:rPrChange>
        </w:rPr>
        <w:t>How does the chance of stop for particular races relate to the precinct</w:t>
      </w:r>
      <w:del w:id="73" w:author="James Curtis" w:date="2018-11-09T00:16:00Z">
        <w:r w:rsidRPr="00B223B8" w:rsidDel="00B223B8">
          <w:rPr>
            <w:i/>
            <w:rPrChange w:id="74" w:author="James Curtis" w:date="2018-11-09T00:16:00Z">
              <w:rPr/>
            </w:rPrChange>
          </w:rPr>
          <w:delText xml:space="preserve"> they’re in</w:delText>
        </w:r>
      </w:del>
      <w:r w:rsidRPr="00B223B8">
        <w:rPr>
          <w:i/>
          <w:rPrChange w:id="75" w:author="James Curtis" w:date="2018-11-09T00:16:00Z">
            <w:rPr/>
          </w:rPrChange>
        </w:rPr>
        <w:t xml:space="preserve">? </w:t>
      </w:r>
    </w:p>
    <w:p w14:paraId="013732F6" w14:textId="051ADEE7" w:rsidR="006732A3" w:rsidRDefault="006732A3" w:rsidP="006732A3">
      <w:pPr>
        <w:ind w:left="720"/>
      </w:pPr>
      <w:r>
        <w:t>We wanted to observe</w:t>
      </w:r>
      <w:del w:id="76" w:author="James Curtis" w:date="2018-11-09T22:01:00Z">
        <w:r w:rsidDel="00C9095E">
          <w:delText>d</w:delText>
        </w:r>
      </w:del>
      <w:r>
        <w:t xml:space="preserve"> if there were any significant differences between stops by precinct; each precinct, while still </w:t>
      </w:r>
      <w:del w:id="77" w:author="James Curtis" w:date="2018-11-09T22:04:00Z">
        <w:r w:rsidDel="00C9095E">
          <w:delText>de jure</w:delText>
        </w:r>
      </w:del>
      <w:ins w:id="78" w:author="James Curtis" w:date="2018-11-09T22:04:00Z">
        <w:r w:rsidR="00C9095E">
          <w:t>by law</w:t>
        </w:r>
      </w:ins>
      <w:r>
        <w:t xml:space="preserve"> bound by department rules, may display individual adaptations to their particular area, may reflect particular leadership styles, and considering the relatively large and differing areas of each precinct, may contain heterogynous population make-up</w:t>
      </w:r>
      <w:del w:id="79" w:author="James Curtis" w:date="2018-11-09T00:14:00Z">
        <w:r w:rsidDel="00343665">
          <w:delText xml:space="preserve">. </w:delText>
        </w:r>
      </w:del>
      <w:ins w:id="80" w:author="James Curtis" w:date="2018-11-09T00:14:00Z">
        <w:r w:rsidR="00343665">
          <w:t xml:space="preserve">.  </w:t>
        </w:r>
      </w:ins>
      <w:r>
        <w:t>Additionally, each precinct has local road, traffic, and crime conditions.</w:t>
      </w:r>
    </w:p>
    <w:p w14:paraId="09BC9622" w14:textId="26B371E8" w:rsidR="002676FD" w:rsidRDefault="002676FD" w:rsidP="00BB1E31">
      <w:pPr>
        <w:ind w:left="720"/>
      </w:pPr>
      <w:r>
        <w:t xml:space="preserve">When observing </w:t>
      </w:r>
      <w:ins w:id="81" w:author="Microsoft Office User" w:date="2018-11-09T15:44:00Z">
        <w:r w:rsidR="00BB1E31">
          <w:t>Fig</w:t>
        </w:r>
      </w:ins>
      <w:del w:id="82" w:author="Microsoft Office User" w:date="2018-11-09T15:44:00Z">
        <w:r w:rsidDel="00BB1E31">
          <w:delText>fig</w:delText>
        </w:r>
      </w:del>
      <w:r>
        <w:t>ure 1 below, what first stands out is the count of Black police stops in precinct four (&gt; 6000), greater than twice in magnitude than the next precinct</w:t>
      </w:r>
      <w:del w:id="83" w:author="James Curtis" w:date="2018-11-09T00:14:00Z">
        <w:r w:rsidDel="00343665">
          <w:delText xml:space="preserve">. </w:delText>
        </w:r>
      </w:del>
      <w:ins w:id="84" w:author="James Curtis" w:date="2018-11-09T00:14:00Z">
        <w:r w:rsidR="00343665">
          <w:t xml:space="preserve">.  </w:t>
        </w:r>
      </w:ins>
      <w:r w:rsidR="001D3067">
        <w:t xml:space="preserve">When observing the census data for this area, it does have a significant </w:t>
      </w:r>
      <w:ins w:id="85" w:author="James Curtis" w:date="2018-11-09T22:05:00Z">
        <w:r w:rsidR="0096482C">
          <w:t>B</w:t>
        </w:r>
      </w:ins>
      <w:del w:id="86" w:author="James Curtis" w:date="2018-11-09T22:05:00Z">
        <w:r w:rsidR="001D3067" w:rsidDel="0096482C">
          <w:delText>B</w:delText>
        </w:r>
      </w:del>
      <w:r w:rsidR="001D3067">
        <w:t xml:space="preserve">lack population, but that doesn’t measure people actually driving in </w:t>
      </w:r>
      <w:r w:rsidR="00647686">
        <w:t>an</w:t>
      </w:r>
      <w:r w:rsidR="001D3067">
        <w:t xml:space="preserve"> area</w:t>
      </w:r>
      <w:del w:id="87" w:author="James Curtis" w:date="2018-11-09T00:14:00Z">
        <w:r w:rsidR="001D3067" w:rsidDel="00343665">
          <w:delText xml:space="preserve">. </w:delText>
        </w:r>
      </w:del>
      <w:ins w:id="88" w:author="James Curtis" w:date="2018-11-09T00:14:00Z">
        <w:r w:rsidR="00343665">
          <w:t xml:space="preserve">.  </w:t>
        </w:r>
      </w:ins>
      <w:r w:rsidR="001D3067">
        <w:t>Precinct five and two have markedly higher police stops for white drivers over the other precincts, by a factor of three and two, respectively</w:t>
      </w:r>
      <w:del w:id="89" w:author="James Curtis" w:date="2018-11-09T00:14:00Z">
        <w:r w:rsidR="001D3067" w:rsidDel="00343665">
          <w:delText>.</w:delText>
        </w:r>
        <w:r w:rsidR="00647686" w:rsidDel="00343665">
          <w:delText xml:space="preserve"> </w:delText>
        </w:r>
      </w:del>
      <w:ins w:id="90" w:author="James Curtis" w:date="2018-11-09T00:14:00Z">
        <w:r w:rsidR="00343665">
          <w:t xml:space="preserve">.  </w:t>
        </w:r>
      </w:ins>
      <w:r w:rsidR="00647686">
        <w:t>Numbers for unknown race can result from a variety of factors, such as calls that didn’t result in actual police encounter with an individual</w:t>
      </w:r>
      <w:del w:id="91" w:author="James Curtis" w:date="2018-11-09T00:14:00Z">
        <w:r w:rsidR="00647686" w:rsidDel="00343665">
          <w:delText xml:space="preserve">.  </w:delText>
        </w:r>
      </w:del>
      <w:ins w:id="92" w:author="James Curtis" w:date="2018-11-09T00:14:00Z">
        <w:r w:rsidR="00343665">
          <w:t xml:space="preserve">.  </w:t>
        </w:r>
      </w:ins>
      <w:r w:rsidR="0002021F">
        <w:t>Also, East Africans are represented twice as often in precinct five as the next nearest precinct, and Native Americans twice as often in precinct three as the next nearest precinct</w:t>
      </w:r>
      <w:del w:id="93" w:author="James Curtis" w:date="2018-11-09T00:14:00Z">
        <w:r w:rsidR="0002021F" w:rsidDel="00343665">
          <w:delText xml:space="preserve">. </w:delText>
        </w:r>
      </w:del>
      <w:ins w:id="94" w:author="James Curtis" w:date="2018-11-09T00:14:00Z">
        <w:r w:rsidR="00343665">
          <w:t xml:space="preserve">.  </w:t>
        </w:r>
      </w:ins>
    </w:p>
    <w:p w14:paraId="3D1DE932" w14:textId="45EB4F91" w:rsidR="00BC2411" w:rsidRDefault="00BC2411" w:rsidP="006732A3">
      <w:pPr>
        <w:ind w:left="720"/>
      </w:pPr>
      <w:r>
        <w:t xml:space="preserve">It </w:t>
      </w:r>
      <w:del w:id="95" w:author="James Curtis" w:date="2018-11-09T00:15:00Z">
        <w:r w:rsidDel="00153DF3">
          <w:delText>turned out to be</w:delText>
        </w:r>
      </w:del>
      <w:ins w:id="96" w:author="James Curtis" w:date="2018-11-09T00:15:00Z">
        <w:r w:rsidR="00153DF3">
          <w:t>was</w:t>
        </w:r>
      </w:ins>
      <w:r>
        <w:t xml:space="preserve"> impossible to</w:t>
      </w:r>
      <w:del w:id="97" w:author="Microsoft Office User" w:date="2018-11-09T15:45:00Z">
        <w:r w:rsidDel="00BB1E31">
          <w:delText xml:space="preserve"> compare</w:delText>
        </w:r>
      </w:del>
      <w:ins w:id="98" w:author="Microsoft Office User" w:date="2018-11-09T15:45:00Z">
        <w:r w:rsidR="00BB1E31">
          <w:t xml:space="preserve"> determine if</w:t>
        </w:r>
      </w:ins>
      <w:r>
        <w:t xml:space="preserve"> </w:t>
      </w:r>
      <w:del w:id="99" w:author="James Curtis" w:date="2018-11-09T00:15:00Z">
        <w:r w:rsidDel="00153DF3">
          <w:delText xml:space="preserve">proportional </w:delText>
        </w:r>
      </w:del>
      <w:r>
        <w:t xml:space="preserve">police </w:t>
      </w:r>
      <w:proofErr w:type="gramStart"/>
      <w:r>
        <w:t>stops</w:t>
      </w:r>
      <w:proofErr w:type="gramEnd"/>
      <w:ins w:id="100" w:author="James Curtis" w:date="2018-11-09T00:15:00Z">
        <w:r w:rsidR="00153DF3">
          <w:t xml:space="preserve"> </w:t>
        </w:r>
      </w:ins>
      <w:ins w:id="101" w:author="Microsoft Office User" w:date="2018-11-09T15:45:00Z">
        <w:r w:rsidR="00BB1E31">
          <w:t xml:space="preserve">by race were proportional to </w:t>
        </w:r>
      </w:ins>
      <w:ins w:id="102" w:author="James Curtis" w:date="2018-11-09T00:15:00Z">
        <w:del w:id="103" w:author="Microsoft Office User" w:date="2018-11-09T15:45:00Z">
          <w:r w:rsidR="00153DF3" w:rsidDel="00BB1E31">
            <w:delText>proportionally</w:delText>
          </w:r>
          <w:r w:rsidR="00C84553" w:rsidDel="00BB1E31">
            <w:delText xml:space="preserve"> to race for </w:delText>
          </w:r>
        </w:del>
        <w:r w:rsidR="00C84553">
          <w:t>the driver population</w:t>
        </w:r>
      </w:ins>
      <w:r>
        <w:t xml:space="preserve"> based on the data available</w:t>
      </w:r>
      <w:ins w:id="104" w:author="Microsoft Office User" w:date="2018-11-09T15:45:00Z">
        <w:r w:rsidR="00BB1E31">
          <w:t xml:space="preserve">. </w:t>
        </w:r>
      </w:ins>
      <w:del w:id="105" w:author="Microsoft Office User" w:date="2018-11-09T15:45:00Z">
        <w:r w:rsidDel="00BB1E31">
          <w:delText>, because we didn’t</w:delText>
        </w:r>
      </w:del>
      <w:ins w:id="106" w:author="Microsoft Office User" w:date="2018-11-09T15:46:00Z">
        <w:r w:rsidR="00BB1E31">
          <w:t xml:space="preserve">We were unable to obtain a </w:t>
        </w:r>
      </w:ins>
      <w:ins w:id="107" w:author="Microsoft Office User" w:date="2018-11-09T15:45:00Z">
        <w:r w:rsidR="00BB1E31">
          <w:t xml:space="preserve">data set with </w:t>
        </w:r>
      </w:ins>
      <w:ins w:id="108" w:author="Microsoft Office User" w:date="2018-11-09T15:46:00Z">
        <w:r w:rsidR="00BB1E31">
          <w:t>the a</w:t>
        </w:r>
      </w:ins>
      <w:del w:id="109" w:author="Microsoft Office User" w:date="2018-11-09T15:46:00Z">
        <w:r w:rsidDel="00BB1E31">
          <w:delText xml:space="preserve"> have a</w:delText>
        </w:r>
      </w:del>
      <w:ins w:id="110" w:author="James Curtis" w:date="2018-11-09T00:15:00Z">
        <w:del w:id="111" w:author="Microsoft Office User" w:date="2018-11-09T15:46:00Z">
          <w:r w:rsidR="00C84553" w:rsidDel="00BB1E31">
            <w:delText xml:space="preserve"> true</w:delText>
          </w:r>
        </w:del>
      </w:ins>
      <w:r>
        <w:t xml:space="preserve"> representative sample of the driver population</w:t>
      </w:r>
      <w:del w:id="112" w:author="James Curtis" w:date="2018-11-09T00:14:00Z">
        <w:r w:rsidDel="00343665">
          <w:delText xml:space="preserve">. </w:delText>
        </w:r>
      </w:del>
      <w:ins w:id="113" w:author="James Curtis" w:date="2018-11-09T00:14:00Z">
        <w:r w:rsidR="00343665">
          <w:t xml:space="preserve">.  </w:t>
        </w:r>
      </w:ins>
    </w:p>
    <w:p w14:paraId="1C1CBF82" w14:textId="28D3928F" w:rsidR="00E16FA5" w:rsidRDefault="00E16FA5" w:rsidP="006732A3">
      <w:pPr>
        <w:ind w:left="720"/>
      </w:pPr>
    </w:p>
    <w:p w14:paraId="31B87CFA" w14:textId="454092B8" w:rsidR="008C5B8E" w:rsidRDefault="008C5B8E" w:rsidP="008C5B8E">
      <w:pPr>
        <w:pStyle w:val="Caption"/>
        <w:keepNext/>
      </w:pPr>
      <w:r>
        <w:t xml:space="preserve">Figure </w:t>
      </w:r>
      <w:ins w:id="114" w:author="Microsoft Office User" w:date="2018-11-09T15:44:00Z">
        <w:r w:rsidR="00BB1E31">
          <w:t>1</w:t>
        </w:r>
      </w:ins>
      <w:del w:id="115" w:author="Microsoft Office User" w:date="2018-11-09T15:44:00Z">
        <w:r w:rsidDel="00BB1E31">
          <w:fldChar w:fldCharType="begin"/>
        </w:r>
        <w:r w:rsidDel="00BB1E31">
          <w:delInstrText xml:space="preserve"> SEQ Figure \* ARABIC </w:delInstrText>
        </w:r>
        <w:r w:rsidDel="00BB1E31">
          <w:fldChar w:fldCharType="separate"/>
        </w:r>
        <w:r w:rsidR="00F46F51" w:rsidDel="00BB1E31">
          <w:rPr>
            <w:noProof/>
          </w:rPr>
          <w:delText>2</w:delText>
        </w:r>
        <w:r w:rsidDel="00BB1E31">
          <w:fldChar w:fldCharType="end"/>
        </w:r>
      </w:del>
    </w:p>
    <w:p w14:paraId="0878411E" w14:textId="7EA9E41A" w:rsidR="00E16FA5" w:rsidRDefault="00E16FA5" w:rsidP="006732A3">
      <w:pPr>
        <w:ind w:left="720"/>
      </w:pPr>
      <w:r>
        <w:rPr>
          <w:noProof/>
        </w:rPr>
        <w:drawing>
          <wp:inline distT="0" distB="0" distL="0" distR="0" wp14:anchorId="3B6F8D62" wp14:editId="56A0B347">
            <wp:extent cx="6256020" cy="23627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56020" cy="2362716"/>
                    </a:xfrm>
                    <a:prstGeom prst="rect">
                      <a:avLst/>
                    </a:prstGeom>
                  </pic:spPr>
                </pic:pic>
              </a:graphicData>
            </a:graphic>
          </wp:inline>
        </w:drawing>
      </w:r>
    </w:p>
    <w:p w14:paraId="7AB23ADC" w14:textId="5CA52D29" w:rsidR="004B6DEE" w:rsidRDefault="004B6DEE" w:rsidP="006732A3">
      <w:pPr>
        <w:ind w:left="720"/>
      </w:pPr>
    </w:p>
    <w:p w14:paraId="67AF7431" w14:textId="6756D1E8" w:rsidR="006732A3" w:rsidRDefault="006732A3" w:rsidP="006732A3">
      <w:pPr>
        <w:ind w:left="720"/>
      </w:pPr>
    </w:p>
    <w:p w14:paraId="7154287D" w14:textId="693304E5" w:rsidR="00BE4370" w:rsidRDefault="00BE4370" w:rsidP="00BE4370">
      <w:pPr>
        <w:pStyle w:val="ListParagraph"/>
      </w:pPr>
    </w:p>
    <w:p w14:paraId="5021D029" w14:textId="15ECA9B6" w:rsidR="00584F4C" w:rsidRPr="00D33E4D" w:rsidRDefault="00584F4C" w:rsidP="00584F4C">
      <w:pPr>
        <w:pStyle w:val="ListParagraph"/>
        <w:numPr>
          <w:ilvl w:val="0"/>
          <w:numId w:val="1"/>
        </w:numPr>
        <w:rPr>
          <w:b/>
        </w:rPr>
      </w:pPr>
      <w:r w:rsidRPr="00584F4C">
        <w:rPr>
          <w:b/>
        </w:rPr>
        <w:lastRenderedPageBreak/>
        <w:t>Are there more stops during the morning</w:t>
      </w:r>
      <w:r w:rsidR="00344FA3" w:rsidRPr="00D33E4D">
        <w:rPr>
          <w:b/>
        </w:rPr>
        <w:t xml:space="preserve"> (6AM-12PM)</w:t>
      </w:r>
      <w:r w:rsidRPr="00584F4C">
        <w:rPr>
          <w:b/>
        </w:rPr>
        <w:t>, afternoon</w:t>
      </w:r>
      <w:r w:rsidR="00344FA3" w:rsidRPr="00D33E4D">
        <w:rPr>
          <w:b/>
        </w:rPr>
        <w:t xml:space="preserve"> (12PM-6PM)</w:t>
      </w:r>
      <w:r w:rsidRPr="00584F4C">
        <w:rPr>
          <w:b/>
        </w:rPr>
        <w:t>, evening</w:t>
      </w:r>
      <w:r w:rsidR="00344FA3" w:rsidRPr="00D33E4D">
        <w:rPr>
          <w:b/>
        </w:rPr>
        <w:t xml:space="preserve"> (6PM-12PM)</w:t>
      </w:r>
      <w:r w:rsidRPr="00584F4C">
        <w:rPr>
          <w:b/>
        </w:rPr>
        <w:t xml:space="preserve"> or night</w:t>
      </w:r>
      <w:r w:rsidRPr="00D33E4D">
        <w:rPr>
          <w:b/>
        </w:rPr>
        <w:t>time</w:t>
      </w:r>
      <w:r w:rsidR="00344FA3" w:rsidRPr="00D33E4D">
        <w:rPr>
          <w:b/>
        </w:rPr>
        <w:t xml:space="preserve"> (12PM-6AM)</w:t>
      </w:r>
      <w:r w:rsidRPr="00D33E4D">
        <w:rPr>
          <w:b/>
        </w:rPr>
        <w:t xml:space="preserve"> blocks</w:t>
      </w:r>
      <w:r w:rsidRPr="00584F4C">
        <w:rPr>
          <w:b/>
        </w:rPr>
        <w:t>?</w:t>
      </w:r>
    </w:p>
    <w:p w14:paraId="2B31E84E" w14:textId="266A1A5F" w:rsidR="00BB1E31" w:rsidRDefault="00B40405" w:rsidP="00BB1E31">
      <w:pPr>
        <w:pStyle w:val="ListParagraph"/>
        <w:numPr>
          <w:ilvl w:val="1"/>
          <w:numId w:val="1"/>
        </w:numPr>
        <w:rPr>
          <w:ins w:id="116" w:author="Microsoft Office User" w:date="2018-11-09T15:46:00Z"/>
          <w:i/>
        </w:rPr>
      </w:pPr>
      <w:r w:rsidRPr="00B223B8">
        <w:rPr>
          <w:i/>
          <w:rPrChange w:id="117" w:author="James Curtis" w:date="2018-11-09T00:16:00Z">
            <w:rPr/>
          </w:rPrChange>
        </w:rPr>
        <w:t xml:space="preserve">How does time of day influence the number of police stops? </w:t>
      </w:r>
    </w:p>
    <w:p w14:paraId="4F8270AC" w14:textId="77777777" w:rsidR="00BB1E31" w:rsidRPr="00BB1E31" w:rsidRDefault="00BB1E31">
      <w:pPr>
        <w:pStyle w:val="ListParagraph"/>
        <w:ind w:left="1440"/>
        <w:rPr>
          <w:i/>
          <w:rPrChange w:id="118" w:author="Microsoft Office User" w:date="2018-11-09T15:46:00Z">
            <w:rPr/>
          </w:rPrChange>
        </w:rPr>
        <w:pPrChange w:id="119" w:author="Microsoft Office User" w:date="2018-11-09T15:46:00Z">
          <w:pPr>
            <w:pStyle w:val="ListParagraph"/>
            <w:numPr>
              <w:ilvl w:val="1"/>
              <w:numId w:val="1"/>
            </w:numPr>
            <w:ind w:left="1440" w:hanging="360"/>
          </w:pPr>
        </w:pPrChange>
      </w:pPr>
    </w:p>
    <w:p w14:paraId="769DD998" w14:textId="766E3931" w:rsidR="00584F4C" w:rsidRDefault="00B40405" w:rsidP="00B40405">
      <w:pPr>
        <w:pStyle w:val="ListParagraph"/>
      </w:pPr>
      <w:r>
        <w:t xml:space="preserve">When considering this question, we wanted to consider </w:t>
      </w:r>
      <w:proofErr w:type="gramStart"/>
      <w:r>
        <w:t>potential</w:t>
      </w:r>
      <w:proofErr w:type="gramEnd"/>
      <w:r>
        <w:t xml:space="preserve"> </w:t>
      </w:r>
      <w:r w:rsidR="00543A33">
        <w:t xml:space="preserve">relevant </w:t>
      </w:r>
      <w:r>
        <w:t>differences between various times of day in relation to city activities</w:t>
      </w:r>
      <w:del w:id="120" w:author="James Curtis" w:date="2018-11-09T00:14:00Z">
        <w:r w:rsidDel="00343665">
          <w:delText xml:space="preserve">. </w:delText>
        </w:r>
      </w:del>
      <w:ins w:id="121" w:author="James Curtis" w:date="2018-11-09T00:14:00Z">
        <w:r w:rsidR="00343665">
          <w:t xml:space="preserve">.  </w:t>
        </w:r>
      </w:ins>
      <w:r>
        <w:t xml:space="preserve">We chose to divide each day into four time blocks; morning </w:t>
      </w:r>
      <w:r w:rsidR="00344FA3">
        <w:t xml:space="preserve">contains </w:t>
      </w:r>
      <w:r>
        <w:t>commute activit</w:t>
      </w:r>
      <w:r w:rsidR="00344FA3">
        <w:t>y</w:t>
      </w:r>
      <w:r>
        <w:t xml:space="preserve"> for much of the </w:t>
      </w:r>
      <w:r w:rsidR="00344FA3">
        <w:t xml:space="preserve">driving </w:t>
      </w:r>
      <w:r>
        <w:t xml:space="preserve">population (Source: </w:t>
      </w:r>
      <w:hyperlink r:id="rId23" w:history="1">
        <w:r w:rsidRPr="00B75BFC">
          <w:rPr>
            <w:rStyle w:val="Hyperlink"/>
          </w:rPr>
          <w:t>http://overflow.solutions/demographic-data/what-time-does-the-average-american-leave-for-work/</w:t>
        </w:r>
      </w:hyperlink>
      <w:r>
        <w:t xml:space="preserve">), </w:t>
      </w:r>
      <w:r w:rsidR="00344FA3">
        <w:t>afternoon includes return commute activity, evening represents leisure or commute activities (especially for shift workers), and night generally includes sleep and leisure activities</w:t>
      </w:r>
      <w:del w:id="122" w:author="James Curtis" w:date="2018-11-09T00:14:00Z">
        <w:r w:rsidR="00344FA3" w:rsidDel="00343665">
          <w:delText xml:space="preserve">. </w:delText>
        </w:r>
      </w:del>
      <w:ins w:id="123" w:author="James Curtis" w:date="2018-11-09T00:14:00Z">
        <w:r w:rsidR="00343665">
          <w:t xml:space="preserve">.  </w:t>
        </w:r>
      </w:ins>
    </w:p>
    <w:p w14:paraId="1EF21E6D" w14:textId="4986051A" w:rsidR="00344FA3" w:rsidRDefault="00344FA3" w:rsidP="00B40405">
      <w:pPr>
        <w:pStyle w:val="ListParagraph"/>
      </w:pPr>
    </w:p>
    <w:p w14:paraId="357E978E" w14:textId="43E01BBA" w:rsidR="00344FA3" w:rsidRDefault="00344FA3" w:rsidP="00B40405">
      <w:pPr>
        <w:pStyle w:val="ListParagraph"/>
      </w:pPr>
      <w:r>
        <w:t xml:space="preserve">A few interesting </w:t>
      </w:r>
      <w:r w:rsidR="00891400">
        <w:t>notes</w:t>
      </w:r>
      <w:r>
        <w:t xml:space="preserve"> from the data for this question, represented in Fig</w:t>
      </w:r>
      <w:del w:id="124" w:author="James Curtis" w:date="2018-11-09T00:14:00Z">
        <w:r w:rsidDel="00343665">
          <w:delText xml:space="preserve">. </w:delText>
        </w:r>
      </w:del>
      <w:ins w:id="125" w:author="Microsoft Office User" w:date="2018-11-09T15:47:00Z">
        <w:r w:rsidR="00BB1E31">
          <w:t>ure</w:t>
        </w:r>
      </w:ins>
      <w:ins w:id="126" w:author="James Curtis" w:date="2018-11-09T00:14:00Z">
        <w:del w:id="127" w:author="Microsoft Office User" w:date="2018-11-09T15:47:00Z">
          <w:r w:rsidR="00343665" w:rsidDel="00BB1E31">
            <w:delText xml:space="preserve">. </w:delText>
          </w:r>
        </w:del>
        <w:r w:rsidR="00343665">
          <w:t xml:space="preserve"> </w:t>
        </w:r>
      </w:ins>
      <w:r w:rsidR="002676FD">
        <w:t>2</w:t>
      </w:r>
      <w:r>
        <w:t xml:space="preserve"> below, </w:t>
      </w:r>
      <w:del w:id="128" w:author="Microsoft Office User" w:date="2018-11-09T15:48:00Z">
        <w:r w:rsidDel="00BB1E31">
          <w:delText xml:space="preserve">include </w:delText>
        </w:r>
      </w:del>
      <w:ins w:id="129" w:author="Microsoft Office User" w:date="2018-11-09T15:48:00Z">
        <w:r w:rsidR="00BB1E31">
          <w:t xml:space="preserve">are </w:t>
        </w:r>
      </w:ins>
      <w:r>
        <w:t>that police stops were especially prevalent from 6</w:t>
      </w:r>
      <w:ins w:id="130" w:author="James Curtis" w:date="2018-11-09T22:07:00Z">
        <w:r w:rsidR="0096482C">
          <w:t>PM</w:t>
        </w:r>
      </w:ins>
      <w:del w:id="131" w:author="James Curtis" w:date="2018-11-09T22:07:00Z">
        <w:r w:rsidDel="0096482C">
          <w:delText>pm</w:delText>
        </w:r>
      </w:del>
      <w:r>
        <w:t xml:space="preserve"> to 12AM, with </w:t>
      </w:r>
      <w:ins w:id="132" w:author="James Curtis" w:date="2018-11-09T22:07:00Z">
        <w:r w:rsidR="0096482C">
          <w:t xml:space="preserve">9,199 </w:t>
        </w:r>
      </w:ins>
      <w:r>
        <w:t xml:space="preserve">traffic stops </w:t>
      </w:r>
      <w:del w:id="133" w:author="James Curtis" w:date="2018-11-09T22:07:00Z">
        <w:r w:rsidDel="0096482C">
          <w:delText>at an average of 9</w:delText>
        </w:r>
      </w:del>
      <w:ins w:id="134" w:author="Microsoft Office User" w:date="2018-11-09T15:48:00Z">
        <w:del w:id="135" w:author="James Curtis" w:date="2018-11-09T22:07:00Z">
          <w:r w:rsidR="00BB1E31" w:rsidDel="0096482C">
            <w:delText>,</w:delText>
          </w:r>
        </w:del>
      </w:ins>
      <w:del w:id="136" w:author="James Curtis" w:date="2018-11-09T22:07:00Z">
        <w:r w:rsidDel="0096482C">
          <w:delText xml:space="preserve">199 </w:delText>
        </w:r>
      </w:del>
      <w:r>
        <w:t xml:space="preserve">and </w:t>
      </w:r>
      <w:ins w:id="137" w:author="James Curtis" w:date="2018-11-09T22:07:00Z">
        <w:r w:rsidR="0096482C">
          <w:t xml:space="preserve">7,197 </w:t>
        </w:r>
      </w:ins>
      <w:r>
        <w:t>suspicious stops</w:t>
      </w:r>
      <w:del w:id="138" w:author="James Curtis" w:date="2018-11-09T22:08:00Z">
        <w:r w:rsidDel="0096482C">
          <w:delText xml:space="preserve"> at 7</w:delText>
        </w:r>
      </w:del>
      <w:ins w:id="139" w:author="Microsoft Office User" w:date="2018-11-09T15:48:00Z">
        <w:del w:id="140" w:author="James Curtis" w:date="2018-11-09T22:08:00Z">
          <w:r w:rsidR="00BB1E31" w:rsidDel="0096482C">
            <w:delText>,</w:delText>
          </w:r>
        </w:del>
      </w:ins>
      <w:del w:id="141" w:author="James Curtis" w:date="2018-11-09T22:08:00Z">
        <w:r w:rsidDel="0096482C">
          <w:delText>197</w:delText>
        </w:r>
      </w:del>
      <w:del w:id="142" w:author="James Curtis" w:date="2018-11-09T00:14:00Z">
        <w:r w:rsidDel="00343665">
          <w:delText xml:space="preserve">. </w:delText>
        </w:r>
      </w:del>
      <w:ins w:id="143" w:author="James Curtis" w:date="2018-11-09T00:14:00Z">
        <w:r w:rsidR="00343665">
          <w:t xml:space="preserve">.  </w:t>
        </w:r>
      </w:ins>
      <w:r w:rsidR="00891400">
        <w:t>Suspicious stops nearly equaled traffic stops for periods other than 6</w:t>
      </w:r>
      <w:ins w:id="144" w:author="James Curtis" w:date="2018-11-09T22:08:00Z">
        <w:r w:rsidR="0096482C">
          <w:t>PM</w:t>
        </w:r>
      </w:ins>
      <w:del w:id="145" w:author="James Curtis" w:date="2018-11-09T22:08:00Z">
        <w:r w:rsidR="00891400" w:rsidDel="0096482C">
          <w:delText>pm</w:delText>
        </w:r>
      </w:del>
      <w:r w:rsidR="00891400">
        <w:t xml:space="preserve"> to 12AM</w:t>
      </w:r>
      <w:del w:id="146" w:author="James Curtis" w:date="2018-11-09T00:14:00Z">
        <w:r w:rsidR="00891400" w:rsidDel="00343665">
          <w:delText xml:space="preserve">. </w:delText>
        </w:r>
      </w:del>
      <w:ins w:id="147" w:author="James Curtis" w:date="2018-11-09T00:14:00Z">
        <w:r w:rsidR="00343665">
          <w:t xml:space="preserve">.  </w:t>
        </w:r>
      </w:ins>
      <w:ins w:id="148" w:author="Microsoft Office User" w:date="2018-11-09T15:48:00Z">
        <w:r w:rsidR="00BB1E31">
          <w:t>Sixty-five percent</w:t>
        </w:r>
      </w:ins>
      <w:del w:id="149" w:author="Microsoft Office User" w:date="2018-11-09T15:48:00Z">
        <w:r w:rsidR="00891400" w:rsidDel="00BB1E31">
          <w:delText>65%</w:delText>
        </w:r>
      </w:del>
      <w:r w:rsidR="00891400">
        <w:t xml:space="preserve"> of all stops occurred during the second half of the day, from 12PM to 12AM</w:t>
      </w:r>
      <w:del w:id="150" w:author="James Curtis" w:date="2018-11-09T00:14:00Z">
        <w:r w:rsidR="00891400" w:rsidDel="00343665">
          <w:delText xml:space="preserve">. </w:delText>
        </w:r>
      </w:del>
      <w:ins w:id="151" w:author="James Curtis" w:date="2018-11-09T00:14:00Z">
        <w:r w:rsidR="00343665">
          <w:t xml:space="preserve">.  </w:t>
        </w:r>
      </w:ins>
    </w:p>
    <w:p w14:paraId="2C1D6A24" w14:textId="7F7DAF61" w:rsidR="00566D08" w:rsidRDefault="00566D08" w:rsidP="00B40405">
      <w:pPr>
        <w:pStyle w:val="ListParagraph"/>
      </w:pPr>
    </w:p>
    <w:p w14:paraId="799FFECC" w14:textId="5EF492D1" w:rsidR="00891400" w:rsidRDefault="00566D08" w:rsidP="00542F11">
      <w:pPr>
        <w:pStyle w:val="ListParagraph"/>
      </w:pPr>
      <w:r>
        <w:t xml:space="preserve">It would be interesting to correlate this data with information on where police are </w:t>
      </w:r>
      <w:ins w:id="152" w:author="Microsoft Office User" w:date="2018-11-09T15:49:00Z">
        <w:r w:rsidR="00BB1E31">
          <w:t xml:space="preserve">stationed throughout </w:t>
        </w:r>
      </w:ins>
      <w:del w:id="153" w:author="Microsoft Office User" w:date="2018-11-09T15:49:00Z">
        <w:r w:rsidDel="00BB1E31">
          <w:delText xml:space="preserve">positioned in </w:delText>
        </w:r>
      </w:del>
      <w:r>
        <w:t>the city during various times</w:t>
      </w:r>
      <w:ins w:id="154" w:author="Microsoft Office User" w:date="2018-11-09T15:49:00Z">
        <w:r w:rsidR="00BB1E31">
          <w:t xml:space="preserve"> </w:t>
        </w:r>
      </w:ins>
      <w:del w:id="155" w:author="Microsoft Office User" w:date="2018-11-09T15:49:00Z">
        <w:r w:rsidDel="00BB1E31">
          <w:delText xml:space="preserve">, </w:delText>
        </w:r>
      </w:del>
      <w:r>
        <w:t>and which duties they are performing</w:t>
      </w:r>
      <w:del w:id="156" w:author="James Curtis" w:date="2018-11-09T00:14:00Z">
        <w:r w:rsidDel="00343665">
          <w:delText xml:space="preserve">. </w:delText>
        </w:r>
      </w:del>
      <w:ins w:id="157" w:author="James Curtis" w:date="2018-11-09T00:14:00Z">
        <w:r w:rsidR="00343665">
          <w:t xml:space="preserve">.  </w:t>
        </w:r>
      </w:ins>
      <w:ins w:id="158" w:author="James Curtis" w:date="2018-11-09T19:09:00Z">
        <w:r w:rsidR="00A30022">
          <w:t>A</w:t>
        </w:r>
      </w:ins>
      <w:del w:id="159" w:author="James Curtis" w:date="2018-11-09T19:09:00Z">
        <w:r w:rsidDel="00A30022">
          <w:delText xml:space="preserve">As stops can be generated by </w:delText>
        </w:r>
      </w:del>
      <w:del w:id="160" w:author="James Curtis" w:date="2018-11-09T19:08:00Z">
        <w:r w:rsidDel="00A30022">
          <w:delText>police</w:delText>
        </w:r>
      </w:del>
      <w:del w:id="161" w:author="James Curtis" w:date="2018-11-09T19:09:00Z">
        <w:r w:rsidDel="00A30022">
          <w:delText>, a</w:delText>
        </w:r>
      </w:del>
      <w:r>
        <w:t xml:space="preserve"> larger </w:t>
      </w:r>
      <w:ins w:id="162" w:author="James Curtis" w:date="2018-11-09T19:09:00Z">
        <w:r w:rsidR="00A30022">
          <w:t xml:space="preserve">police </w:t>
        </w:r>
      </w:ins>
      <w:r>
        <w:t xml:space="preserve">presence </w:t>
      </w:r>
      <w:ins w:id="163" w:author="James Curtis" w:date="2018-11-09T19:09:00Z">
        <w:r w:rsidR="00A30022">
          <w:t xml:space="preserve">during a particular time block </w:t>
        </w:r>
      </w:ins>
      <w:r>
        <w:t xml:space="preserve">may result in more </w:t>
      </w:r>
      <w:r w:rsidR="00542F11">
        <w:t>events that would necessitate a stop being witnessed</w:t>
      </w:r>
      <w:del w:id="164" w:author="James Curtis" w:date="2018-11-09T00:14:00Z">
        <w:r w:rsidR="00542F11" w:rsidDel="00343665">
          <w:delText xml:space="preserve">. </w:delText>
        </w:r>
      </w:del>
      <w:ins w:id="165" w:author="James Curtis" w:date="2018-11-09T00:14:00Z">
        <w:r w:rsidR="00343665">
          <w:t xml:space="preserve">.  </w:t>
        </w:r>
      </w:ins>
      <w:r w:rsidR="00542F11">
        <w:t>To our knowledge, this information is not publicly available</w:t>
      </w:r>
      <w:del w:id="166" w:author="James Curtis" w:date="2018-11-09T00:14:00Z">
        <w:r w:rsidR="00542F11" w:rsidDel="00343665">
          <w:delText xml:space="preserve">. </w:delText>
        </w:r>
      </w:del>
      <w:ins w:id="167" w:author="James Curtis" w:date="2018-11-09T00:14:00Z">
        <w:r w:rsidR="00343665">
          <w:t>.</w:t>
        </w:r>
      </w:ins>
      <w:ins w:id="168" w:author="James Curtis" w:date="2018-11-09T19:09:00Z">
        <w:r w:rsidR="00A30022">
          <w:t xml:space="preserve">  Additionally, stops can also be initiated by </w:t>
        </w:r>
      </w:ins>
      <w:ins w:id="169" w:author="James Curtis" w:date="2018-11-09T19:10:00Z">
        <w:r w:rsidR="00A30022">
          <w:t xml:space="preserve">other people, such as through 911 calls; the concentration of people in </w:t>
        </w:r>
      </w:ins>
      <w:ins w:id="170" w:author="James Curtis" w:date="2018-11-09T19:12:00Z">
        <w:r w:rsidR="00A30022">
          <w:t>the city</w:t>
        </w:r>
      </w:ins>
      <w:ins w:id="171" w:author="James Curtis" w:date="2018-11-09T19:10:00Z">
        <w:r w:rsidR="00A30022">
          <w:t xml:space="preserve"> and on the roads varies based on time of day</w:t>
        </w:r>
      </w:ins>
      <w:ins w:id="172" w:author="James Curtis" w:date="2018-11-09T19:11:00Z">
        <w:r w:rsidR="00A30022">
          <w:t xml:space="preserve">, and there isn’t much public information on those numbers either. </w:t>
        </w:r>
      </w:ins>
    </w:p>
    <w:p w14:paraId="5F27E30D" w14:textId="0877FD94" w:rsidR="00542F11" w:rsidRDefault="00542F11" w:rsidP="00542F11">
      <w:pPr>
        <w:pStyle w:val="Caption"/>
        <w:keepNext/>
      </w:pPr>
      <w:r>
        <w:t xml:space="preserve">Figure </w:t>
      </w:r>
      <w:ins w:id="173" w:author="Microsoft Office User" w:date="2018-11-09T15:47:00Z">
        <w:r w:rsidR="00BB1E31">
          <w:t>2</w:t>
        </w:r>
      </w:ins>
      <w:del w:id="174" w:author="Microsoft Office User" w:date="2018-11-09T15:47:00Z">
        <w:r w:rsidR="008C5B8E" w:rsidDel="00BB1E31">
          <w:delText>3</w:delText>
        </w:r>
      </w:del>
    </w:p>
    <w:p w14:paraId="5C36CA70" w14:textId="6186309D" w:rsidR="00542F11" w:rsidRDefault="00542F11" w:rsidP="00B40405">
      <w:pPr>
        <w:pStyle w:val="ListParagraph"/>
      </w:pPr>
      <w:r>
        <w:rPr>
          <w:noProof/>
        </w:rPr>
        <w:drawing>
          <wp:inline distT="0" distB="0" distL="0" distR="0" wp14:anchorId="04F896EC" wp14:editId="0047E76F">
            <wp:extent cx="4114800" cy="2743200"/>
            <wp:effectExtent l="0" t="0" r="0" b="0"/>
            <wp:docPr id="1" name="Picture 1" descr="Number of Police Stops by Category and Time 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mber of Police Stops by Category and Time Ran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14:paraId="6FD48A23" w14:textId="77777777" w:rsidR="00542F11" w:rsidRDefault="00542F11" w:rsidP="00B40405">
      <w:pPr>
        <w:pStyle w:val="ListParagraph"/>
      </w:pPr>
    </w:p>
    <w:p w14:paraId="579CDAA2" w14:textId="5CC755C8" w:rsidR="00584F4C" w:rsidRDefault="00584F4C" w:rsidP="00B40405">
      <w:pPr>
        <w:pStyle w:val="ListParagraph"/>
        <w:rPr>
          <w:color w:val="FF0000"/>
        </w:rPr>
      </w:pPr>
    </w:p>
    <w:p w14:paraId="6632B571" w14:textId="4267A8E9" w:rsidR="00A471DA" w:rsidRDefault="00A471DA" w:rsidP="00B40405">
      <w:pPr>
        <w:pStyle w:val="ListParagraph"/>
      </w:pPr>
    </w:p>
    <w:p w14:paraId="1DC7CBF6" w14:textId="77777777" w:rsidR="00A471DA" w:rsidRDefault="00A471DA" w:rsidP="00B40405">
      <w:pPr>
        <w:pStyle w:val="ListParagraph"/>
      </w:pPr>
    </w:p>
    <w:p w14:paraId="7D97238B" w14:textId="2A3B7EF6" w:rsidR="0002021F" w:rsidDel="003050B1" w:rsidRDefault="0002021F" w:rsidP="00B40405">
      <w:pPr>
        <w:pStyle w:val="ListParagraph"/>
        <w:rPr>
          <w:del w:id="175" w:author="James Curtis" w:date="2018-11-09T19:28:00Z"/>
        </w:rPr>
      </w:pPr>
    </w:p>
    <w:p w14:paraId="478279C2" w14:textId="77777777" w:rsidR="0002021F" w:rsidDel="003050B1" w:rsidRDefault="0002021F" w:rsidP="00B40405">
      <w:pPr>
        <w:pStyle w:val="ListParagraph"/>
        <w:rPr>
          <w:del w:id="176" w:author="James Curtis" w:date="2018-11-09T19:28:00Z"/>
        </w:rPr>
      </w:pPr>
    </w:p>
    <w:p w14:paraId="4FD8AD82" w14:textId="77777777" w:rsidR="00BE4370" w:rsidRDefault="00BE4370" w:rsidP="00BE4370"/>
    <w:p w14:paraId="71BF17F7" w14:textId="6D27B314" w:rsidR="002E6C63" w:rsidRDefault="00584F4C" w:rsidP="002E6C63">
      <w:pPr>
        <w:pStyle w:val="ListParagraph"/>
        <w:numPr>
          <w:ilvl w:val="0"/>
          <w:numId w:val="1"/>
        </w:numPr>
        <w:rPr>
          <w:ins w:id="177" w:author="James Curtis" w:date="2018-11-09T00:16:00Z"/>
          <w:b/>
        </w:rPr>
      </w:pPr>
      <w:r w:rsidRPr="00D33E4D">
        <w:rPr>
          <w:b/>
        </w:rPr>
        <w:lastRenderedPageBreak/>
        <w:t xml:space="preserve">What is the </w:t>
      </w:r>
      <w:r w:rsidR="002E6C63" w:rsidRPr="00D33E4D">
        <w:rPr>
          <w:b/>
        </w:rPr>
        <w:t>breakdown</w:t>
      </w:r>
      <w:r w:rsidRPr="00D33E4D">
        <w:rPr>
          <w:b/>
        </w:rPr>
        <w:t xml:space="preserve"> of</w:t>
      </w:r>
      <w:r w:rsidR="00B40405" w:rsidRPr="00D33E4D">
        <w:rPr>
          <w:b/>
        </w:rPr>
        <w:t xml:space="preserve"> police stop</w:t>
      </w:r>
      <w:r w:rsidR="002E6C63" w:rsidRPr="00D33E4D">
        <w:rPr>
          <w:b/>
        </w:rPr>
        <w:t>s</w:t>
      </w:r>
      <w:r w:rsidRPr="00D33E4D">
        <w:rPr>
          <w:b/>
        </w:rPr>
        <w:t xml:space="preserve"> by race</w:t>
      </w:r>
      <w:r w:rsidR="002E6C63" w:rsidRPr="00D33E4D">
        <w:rPr>
          <w:b/>
        </w:rPr>
        <w:t xml:space="preserve"> and gender</w:t>
      </w:r>
      <w:r w:rsidRPr="00D33E4D">
        <w:rPr>
          <w:b/>
        </w:rPr>
        <w:t xml:space="preserve">? </w:t>
      </w:r>
    </w:p>
    <w:p w14:paraId="270DEBCC" w14:textId="37CB4B6C" w:rsidR="00BD5D42" w:rsidRPr="00CF6950" w:rsidRDefault="00BD5D42">
      <w:pPr>
        <w:pStyle w:val="ListParagraph"/>
        <w:numPr>
          <w:ilvl w:val="1"/>
          <w:numId w:val="1"/>
        </w:numPr>
        <w:rPr>
          <w:b/>
          <w:i/>
          <w:rPrChange w:id="178" w:author="James Curtis" w:date="2018-11-09T00:17:00Z">
            <w:rPr>
              <w:b/>
            </w:rPr>
          </w:rPrChange>
        </w:rPr>
        <w:pPrChange w:id="179" w:author="James Curtis" w:date="2018-11-09T00:16:00Z">
          <w:pPr>
            <w:pStyle w:val="ListParagraph"/>
            <w:numPr>
              <w:numId w:val="1"/>
            </w:numPr>
            <w:ind w:hanging="360"/>
          </w:pPr>
        </w:pPrChange>
      </w:pPr>
      <w:ins w:id="180" w:author="James Curtis" w:date="2018-11-09T00:16:00Z">
        <w:r w:rsidRPr="00CF6950">
          <w:rPr>
            <w:i/>
            <w:rPrChange w:id="181" w:author="James Curtis" w:date="2018-11-09T00:17:00Z">
              <w:rPr/>
            </w:rPrChange>
          </w:rPr>
          <w:t xml:space="preserve">How do race and gender predict </w:t>
        </w:r>
      </w:ins>
      <w:ins w:id="182" w:author="James Curtis" w:date="2018-11-09T00:17:00Z">
        <w:r w:rsidR="00CF6950" w:rsidRPr="00CF6950">
          <w:rPr>
            <w:i/>
            <w:rPrChange w:id="183" w:author="James Curtis" w:date="2018-11-09T00:17:00Z">
              <w:rPr/>
            </w:rPrChange>
          </w:rPr>
          <w:t>the likelihood of a traffic stop?</w:t>
        </w:r>
      </w:ins>
    </w:p>
    <w:p w14:paraId="20CC3E54" w14:textId="769E05FB" w:rsidR="002E6C63" w:rsidRDefault="002E6C63" w:rsidP="002E6C63">
      <w:pPr>
        <w:pStyle w:val="ListParagraph"/>
      </w:pPr>
    </w:p>
    <w:p w14:paraId="27586492" w14:textId="55ECD07A" w:rsidR="002E6C63" w:rsidRDefault="002E6C63" w:rsidP="002E6C63">
      <w:pPr>
        <w:pStyle w:val="ListParagraph"/>
      </w:pPr>
      <w:r>
        <w:t>We were interested in doing a bivariate analysis of police stops using demographic indicators already in the data, such as the person’s perceived gender and perceived race by the officer responding</w:t>
      </w:r>
      <w:del w:id="184" w:author="James Curtis" w:date="2018-11-09T00:14:00Z">
        <w:r w:rsidDel="00343665">
          <w:delText xml:space="preserve">. </w:delText>
        </w:r>
      </w:del>
      <w:ins w:id="185" w:author="James Curtis" w:date="2018-11-09T00:14:00Z">
        <w:r w:rsidR="00343665">
          <w:t xml:space="preserve">.  </w:t>
        </w:r>
      </w:ins>
      <w:r>
        <w:t>A few interesting notes: the highest combination was black males, at 26.7% of all police stops, followed by white males with 17.5% of all police stops</w:t>
      </w:r>
      <w:del w:id="186" w:author="James Curtis" w:date="2018-11-09T00:14:00Z">
        <w:r w:rsidDel="00343665">
          <w:delText xml:space="preserve">. </w:delText>
        </w:r>
      </w:del>
      <w:ins w:id="187" w:author="James Curtis" w:date="2018-11-09T00:14:00Z">
        <w:r w:rsidR="00343665">
          <w:t xml:space="preserve">.  </w:t>
        </w:r>
      </w:ins>
      <w:r>
        <w:t xml:space="preserve">Throwing out likely noise data with unknown gender/unknown race, </w:t>
      </w:r>
      <w:r w:rsidR="00B8769D">
        <w:t>the next highest combination was white women at 9.2%</w:t>
      </w:r>
      <w:del w:id="188" w:author="James Curtis" w:date="2018-11-09T00:14:00Z">
        <w:r w:rsidR="00B8769D" w:rsidDel="00343665">
          <w:delText xml:space="preserve">. </w:delText>
        </w:r>
      </w:del>
      <w:ins w:id="189" w:author="James Curtis" w:date="2018-11-09T00:14:00Z">
        <w:r w:rsidR="00343665">
          <w:t xml:space="preserve">.  </w:t>
        </w:r>
      </w:ins>
      <w:r w:rsidR="00B8769D">
        <w:t>Again, without having a representative sample of drivers, this information is less actionable and we are cautious to draw conclusions without adding additional factors</w:t>
      </w:r>
      <w:del w:id="190" w:author="James Curtis" w:date="2018-11-09T00:14:00Z">
        <w:r w:rsidR="00B8769D" w:rsidDel="00343665">
          <w:delText xml:space="preserve">. </w:delText>
        </w:r>
      </w:del>
      <w:ins w:id="191" w:author="James Curtis" w:date="2018-11-09T00:14:00Z">
        <w:r w:rsidR="00343665">
          <w:t xml:space="preserve">.  </w:t>
        </w:r>
      </w:ins>
    </w:p>
    <w:p w14:paraId="51D537E8" w14:textId="781CDEAC" w:rsidR="00762D63" w:rsidRDefault="002E6C63" w:rsidP="00762D63">
      <w:pPr>
        <w:pStyle w:val="Caption"/>
        <w:keepNext/>
      </w:pPr>
      <w:r>
        <w:t xml:space="preserve">Figure </w:t>
      </w:r>
      <w:ins w:id="192" w:author="Microsoft Office User" w:date="2018-11-09T15:52:00Z">
        <w:r w:rsidR="00FD00B6">
          <w:t>3</w:t>
        </w:r>
      </w:ins>
      <w:del w:id="193" w:author="Microsoft Office User" w:date="2018-11-09T15:52:00Z">
        <w:r w:rsidDel="00FD00B6">
          <w:delText>4</w:delText>
        </w:r>
      </w:del>
    </w:p>
    <w:p w14:paraId="7BF64763" w14:textId="6DF457B2" w:rsidR="002E6C63" w:rsidRDefault="002E6C63" w:rsidP="002E6C63">
      <w:pPr>
        <w:ind w:left="720"/>
      </w:pPr>
      <w:r>
        <w:rPr>
          <w:noProof/>
        </w:rPr>
        <w:drawing>
          <wp:inline distT="0" distB="0" distL="0" distR="0" wp14:anchorId="7945202B" wp14:editId="1C4E6BC0">
            <wp:extent cx="5943600" cy="45332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533265"/>
                    </a:xfrm>
                    <a:prstGeom prst="rect">
                      <a:avLst/>
                    </a:prstGeom>
                  </pic:spPr>
                </pic:pic>
              </a:graphicData>
            </a:graphic>
          </wp:inline>
        </w:drawing>
      </w:r>
    </w:p>
    <w:p w14:paraId="30F51244" w14:textId="77777777" w:rsidR="00762D63" w:rsidRDefault="00762D63" w:rsidP="00762D63">
      <w:pPr>
        <w:pStyle w:val="ListParagraph"/>
      </w:pPr>
    </w:p>
    <w:p w14:paraId="278F6E40" w14:textId="77777777" w:rsidR="00762D63" w:rsidRDefault="00762D63" w:rsidP="00762D63">
      <w:pPr>
        <w:pStyle w:val="ListParagraph"/>
      </w:pPr>
    </w:p>
    <w:p w14:paraId="4C9451BE" w14:textId="77777777" w:rsidR="00762D63" w:rsidRDefault="00762D63" w:rsidP="00762D63">
      <w:pPr>
        <w:pStyle w:val="ListParagraph"/>
      </w:pPr>
    </w:p>
    <w:p w14:paraId="2C04A2CB" w14:textId="77777777" w:rsidR="00762D63" w:rsidRDefault="00762D63" w:rsidP="00762D63">
      <w:pPr>
        <w:pStyle w:val="ListParagraph"/>
      </w:pPr>
    </w:p>
    <w:p w14:paraId="3CD2AC22" w14:textId="77777777" w:rsidR="00762D63" w:rsidRDefault="00762D63" w:rsidP="00762D63">
      <w:pPr>
        <w:pStyle w:val="ListParagraph"/>
      </w:pPr>
    </w:p>
    <w:p w14:paraId="3934DC1C" w14:textId="77777777" w:rsidR="00762D63" w:rsidRDefault="00762D63" w:rsidP="00762D63">
      <w:pPr>
        <w:pStyle w:val="ListParagraph"/>
      </w:pPr>
    </w:p>
    <w:p w14:paraId="6541B9EE" w14:textId="77777777" w:rsidR="00560F37" w:rsidDel="003050B1" w:rsidRDefault="00560F37" w:rsidP="00560F37">
      <w:pPr>
        <w:pStyle w:val="ListParagraph"/>
        <w:rPr>
          <w:del w:id="194" w:author="James Curtis" w:date="2018-11-09T19:28:00Z"/>
        </w:rPr>
      </w:pPr>
    </w:p>
    <w:p w14:paraId="41FA5189" w14:textId="77777777" w:rsidR="00560F37" w:rsidRDefault="00560F37">
      <w:pPr>
        <w:pPrChange w:id="195" w:author="James Curtis" w:date="2018-11-09T19:28:00Z">
          <w:pPr>
            <w:pStyle w:val="ListParagraph"/>
          </w:pPr>
        </w:pPrChange>
      </w:pPr>
    </w:p>
    <w:p w14:paraId="0AC3B8E6" w14:textId="0D195005" w:rsidR="00584F4C" w:rsidRDefault="00B40405" w:rsidP="00B40405">
      <w:pPr>
        <w:pStyle w:val="ListParagraph"/>
        <w:numPr>
          <w:ilvl w:val="0"/>
          <w:numId w:val="1"/>
        </w:numPr>
        <w:rPr>
          <w:ins w:id="196" w:author="James Curtis" w:date="2018-11-09T00:17:00Z"/>
          <w:b/>
        </w:rPr>
      </w:pPr>
      <w:r w:rsidRPr="00D33E4D">
        <w:rPr>
          <w:b/>
        </w:rPr>
        <w:t>W</w:t>
      </w:r>
      <w:r w:rsidR="00584F4C" w:rsidRPr="00584F4C">
        <w:rPr>
          <w:b/>
        </w:rPr>
        <w:t>hat is the likelihood that pre-race determination matche</w:t>
      </w:r>
      <w:r w:rsidRPr="00D33E4D">
        <w:rPr>
          <w:b/>
        </w:rPr>
        <w:t>s</w:t>
      </w:r>
      <w:r w:rsidR="00584F4C" w:rsidRPr="00584F4C">
        <w:rPr>
          <w:b/>
        </w:rPr>
        <w:t xml:space="preserve"> the actual race </w:t>
      </w:r>
      <w:r w:rsidRPr="00D33E4D">
        <w:rPr>
          <w:b/>
        </w:rPr>
        <w:t>perceived</w:t>
      </w:r>
      <w:r w:rsidR="00584F4C" w:rsidRPr="00584F4C">
        <w:rPr>
          <w:b/>
        </w:rPr>
        <w:t xml:space="preserve"> after the stop?</w:t>
      </w:r>
    </w:p>
    <w:p w14:paraId="1F1F84DE" w14:textId="40AB6A36" w:rsidR="00CF6950" w:rsidRPr="00CF6950" w:rsidRDefault="00CF6950">
      <w:pPr>
        <w:pStyle w:val="ListParagraph"/>
        <w:numPr>
          <w:ilvl w:val="1"/>
          <w:numId w:val="1"/>
        </w:numPr>
        <w:rPr>
          <w:b/>
          <w:i/>
          <w:rPrChange w:id="197" w:author="James Curtis" w:date="2018-11-09T00:18:00Z">
            <w:rPr>
              <w:b/>
            </w:rPr>
          </w:rPrChange>
        </w:rPr>
        <w:pPrChange w:id="198" w:author="James Curtis" w:date="2018-11-09T00:17:00Z">
          <w:pPr>
            <w:pStyle w:val="ListParagraph"/>
            <w:numPr>
              <w:numId w:val="1"/>
            </w:numPr>
            <w:ind w:hanging="360"/>
          </w:pPr>
        </w:pPrChange>
      </w:pPr>
      <w:ins w:id="199" w:author="James Curtis" w:date="2018-11-09T00:17:00Z">
        <w:r w:rsidRPr="00CF6950">
          <w:rPr>
            <w:i/>
            <w:rPrChange w:id="200" w:author="James Curtis" w:date="2018-11-09T00:18:00Z">
              <w:rPr/>
            </w:rPrChange>
          </w:rPr>
          <w:t>Which precincts have g</w:t>
        </w:r>
      </w:ins>
      <w:ins w:id="201" w:author="James Curtis" w:date="2018-11-09T00:18:00Z">
        <w:r w:rsidRPr="00CF6950">
          <w:rPr>
            <w:i/>
            <w:rPrChange w:id="202" w:author="James Curtis" w:date="2018-11-09T00:18:00Z">
              <w:rPr/>
            </w:rPrChange>
          </w:rPr>
          <w:t xml:space="preserve">reater accuracy in determining race prior to a stop? </w:t>
        </w:r>
      </w:ins>
    </w:p>
    <w:p w14:paraId="1A9F556F" w14:textId="6D9D4928" w:rsidR="00BD50B4" w:rsidRDefault="00BD50B4" w:rsidP="00BD50B4">
      <w:pPr>
        <w:pStyle w:val="ListParagraph"/>
      </w:pPr>
    </w:p>
    <w:p w14:paraId="4C2AD94F" w14:textId="452064FB" w:rsidR="00FF1B86" w:rsidRDefault="00BD50B4" w:rsidP="00BD50B4">
      <w:pPr>
        <w:pStyle w:val="ListParagraph"/>
      </w:pPr>
      <w:r>
        <w:t xml:space="preserve">We were interested in measuring the correlation between a pre-race determination for </w:t>
      </w:r>
      <w:proofErr w:type="gramStart"/>
      <w:r>
        <w:t>a police</w:t>
      </w:r>
      <w:proofErr w:type="gramEnd"/>
      <w:r>
        <w:t xml:space="preserve"> stop, which represented a subset of the total police stops (as not all stops have this datapoint), and perceived race as recorded by the officer during an interaction</w:t>
      </w:r>
      <w:del w:id="203" w:author="James Curtis" w:date="2018-11-09T00:14:00Z">
        <w:r w:rsidDel="00343665">
          <w:delText xml:space="preserve">. </w:delText>
        </w:r>
      </w:del>
      <w:ins w:id="204" w:author="James Curtis" w:date="2018-11-09T00:14:00Z">
        <w:r w:rsidR="00343665">
          <w:t xml:space="preserve">.  </w:t>
        </w:r>
      </w:ins>
      <w:r>
        <w:t xml:space="preserve">There is a large disparity between results in precinct </w:t>
      </w:r>
      <w:ins w:id="205" w:author="Microsoft Office User" w:date="2018-11-09T16:12:00Z">
        <w:r w:rsidR="006F64B5">
          <w:t>three (3)</w:t>
        </w:r>
      </w:ins>
      <w:del w:id="206" w:author="Microsoft Office User" w:date="2018-11-09T16:12:00Z">
        <w:r w:rsidDel="006F64B5">
          <w:delText>3</w:delText>
        </w:r>
      </w:del>
      <w:r>
        <w:t xml:space="preserve"> and the other precincts, with precinct </w:t>
      </w:r>
      <w:ins w:id="207" w:author="Microsoft Office User" w:date="2018-11-09T16:12:00Z">
        <w:r w:rsidR="006F64B5">
          <w:t>three (</w:t>
        </w:r>
      </w:ins>
      <w:r>
        <w:t>3</w:t>
      </w:r>
      <w:ins w:id="208" w:author="Microsoft Office User" w:date="2018-11-09T16:12:00Z">
        <w:r w:rsidR="006F64B5">
          <w:t>)</w:t>
        </w:r>
      </w:ins>
      <w:r>
        <w:t xml:space="preserve"> reflecting a 30% difference between pre-race and perceived race during </w:t>
      </w:r>
      <w:proofErr w:type="gramStart"/>
      <w:r>
        <w:t>a police</w:t>
      </w:r>
      <w:proofErr w:type="gramEnd"/>
      <w:r>
        <w:t xml:space="preserve"> stop</w:t>
      </w:r>
      <w:del w:id="209" w:author="James Curtis" w:date="2018-11-09T00:14:00Z">
        <w:r w:rsidDel="00343665">
          <w:delText xml:space="preserve">. </w:delText>
        </w:r>
      </w:del>
      <w:ins w:id="210" w:author="James Curtis" w:date="2018-11-09T00:14:00Z">
        <w:r w:rsidR="00343665">
          <w:t xml:space="preserve">.  </w:t>
        </w:r>
      </w:ins>
      <w:r>
        <w:t>This is nearly greater by a factor of two, than the next nearest precinct, and precincts</w:t>
      </w:r>
      <w:ins w:id="211" w:author="Microsoft Office User" w:date="2018-11-09T16:13:00Z">
        <w:r w:rsidR="00164C8A">
          <w:t xml:space="preserve"> one</w:t>
        </w:r>
      </w:ins>
      <w:r>
        <w:t xml:space="preserve"> </w:t>
      </w:r>
      <w:ins w:id="212" w:author="Microsoft Office User" w:date="2018-11-09T16:13:00Z">
        <w:r w:rsidR="00164C8A">
          <w:t>(</w:t>
        </w:r>
      </w:ins>
      <w:r>
        <w:t>1</w:t>
      </w:r>
      <w:ins w:id="213" w:author="Microsoft Office User" w:date="2018-11-09T16:13:00Z">
        <w:r w:rsidR="00164C8A">
          <w:t>)</w:t>
        </w:r>
      </w:ins>
      <w:r>
        <w:t xml:space="preserve">, </w:t>
      </w:r>
      <w:ins w:id="214" w:author="Microsoft Office User" w:date="2018-11-09T16:13:00Z">
        <w:r w:rsidR="00164C8A">
          <w:t>two (</w:t>
        </w:r>
      </w:ins>
      <w:r>
        <w:t>2</w:t>
      </w:r>
      <w:ins w:id="215" w:author="Microsoft Office User" w:date="2018-11-09T16:13:00Z">
        <w:r w:rsidR="00164C8A">
          <w:t>)</w:t>
        </w:r>
      </w:ins>
      <w:r>
        <w:t xml:space="preserve">, </w:t>
      </w:r>
      <w:ins w:id="216" w:author="Microsoft Office User" w:date="2018-11-09T16:13:00Z">
        <w:r w:rsidR="00164C8A">
          <w:t>four (</w:t>
        </w:r>
      </w:ins>
      <w:r>
        <w:t>4</w:t>
      </w:r>
      <w:ins w:id="217" w:author="Microsoft Office User" w:date="2018-11-09T16:13:00Z">
        <w:r w:rsidR="00164C8A">
          <w:t>)</w:t>
        </w:r>
      </w:ins>
      <w:r>
        <w:t xml:space="preserve">, and </w:t>
      </w:r>
      <w:ins w:id="218" w:author="Microsoft Office User" w:date="2018-11-09T16:13:00Z">
        <w:r w:rsidR="00164C8A">
          <w:t>five (</w:t>
        </w:r>
      </w:ins>
      <w:r>
        <w:t>5</w:t>
      </w:r>
      <w:ins w:id="219" w:author="Microsoft Office User" w:date="2018-11-09T16:13:00Z">
        <w:r w:rsidR="00164C8A">
          <w:t>)</w:t>
        </w:r>
      </w:ins>
      <w:r>
        <w:t xml:space="preserve"> cluster closely in the low to </w:t>
      </w:r>
      <w:proofErr w:type="spellStart"/>
      <w:r>
        <w:t>mid teens</w:t>
      </w:r>
      <w:proofErr w:type="spellEnd"/>
      <w:del w:id="220" w:author="James Curtis" w:date="2018-11-09T00:14:00Z">
        <w:r w:rsidDel="00343665">
          <w:delText xml:space="preserve">. </w:delText>
        </w:r>
      </w:del>
      <w:ins w:id="221" w:author="James Curtis" w:date="2018-11-09T00:14:00Z">
        <w:r w:rsidR="00343665">
          <w:t xml:space="preserve">.  </w:t>
        </w:r>
      </w:ins>
      <w:commentRangeStart w:id="222"/>
      <w:r>
        <w:t xml:space="preserve">It is possible this is due to the observed racial diversity in precinct </w:t>
      </w:r>
      <w:ins w:id="223" w:author="Microsoft Office User" w:date="2018-11-09T16:14:00Z">
        <w:r w:rsidR="00164C8A">
          <w:t>three (</w:t>
        </w:r>
      </w:ins>
      <w:r>
        <w:t>3</w:t>
      </w:r>
      <w:ins w:id="224" w:author="Microsoft Office User" w:date="2018-11-09T16:14:00Z">
        <w:r w:rsidR="00164C8A">
          <w:t>)</w:t>
        </w:r>
      </w:ins>
      <w:r>
        <w:t>, as seen on the dot plot map</w:t>
      </w:r>
      <w:del w:id="225" w:author="James Curtis" w:date="2018-11-09T00:14:00Z">
        <w:r w:rsidDel="00343665">
          <w:delText xml:space="preserve">. </w:delText>
        </w:r>
      </w:del>
      <w:ins w:id="226" w:author="James Curtis" w:date="2018-11-09T00:14:00Z">
        <w:r w:rsidR="00343665">
          <w:t xml:space="preserve">.  </w:t>
        </w:r>
      </w:ins>
      <w:commentRangeEnd w:id="222"/>
      <w:r w:rsidR="00164C8A">
        <w:rPr>
          <w:rStyle w:val="CommentReference"/>
        </w:rPr>
        <w:commentReference w:id="222"/>
      </w:r>
    </w:p>
    <w:p w14:paraId="40EC552C" w14:textId="378B4994" w:rsidR="00F46F51" w:rsidRDefault="00F46F51" w:rsidP="00F46F51">
      <w:pPr>
        <w:pStyle w:val="Caption"/>
        <w:keepNext/>
      </w:pPr>
      <w:r>
        <w:t xml:space="preserve">Figure </w:t>
      </w:r>
      <w:ins w:id="227" w:author="Microsoft Office User" w:date="2018-11-09T15:52:00Z">
        <w:r w:rsidR="00FD00B6">
          <w:t>4</w:t>
        </w:r>
      </w:ins>
      <w:del w:id="228" w:author="Microsoft Office User" w:date="2018-11-09T15:52:00Z">
        <w:r w:rsidDel="00FD00B6">
          <w:delText>5</w:delText>
        </w:r>
      </w:del>
    </w:p>
    <w:p w14:paraId="3AF675B4" w14:textId="59E322FB" w:rsidR="00FF1B86" w:rsidRDefault="00FF1B86" w:rsidP="00FF1B86">
      <w:pPr>
        <w:rPr>
          <w:ins w:id="229" w:author="Microsoft Office User" w:date="2018-11-09T16:01:00Z"/>
        </w:rPr>
      </w:pPr>
      <w:r>
        <w:rPr>
          <w:noProof/>
        </w:rPr>
        <w:drawing>
          <wp:inline distT="0" distB="0" distL="0" distR="0" wp14:anchorId="6B27F22D" wp14:editId="26BA40ED">
            <wp:extent cx="5943600" cy="40913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91305"/>
                    </a:xfrm>
                    <a:prstGeom prst="rect">
                      <a:avLst/>
                    </a:prstGeom>
                  </pic:spPr>
                </pic:pic>
              </a:graphicData>
            </a:graphic>
          </wp:inline>
        </w:drawing>
      </w:r>
    </w:p>
    <w:p w14:paraId="79C1E673" w14:textId="04C7FD2B" w:rsidR="00FD00B6" w:rsidRDefault="00FD00B6" w:rsidP="00FF1B86">
      <w:pPr>
        <w:rPr>
          <w:ins w:id="230" w:author="Microsoft Office User" w:date="2018-11-09T16:01:00Z"/>
        </w:rPr>
      </w:pPr>
    </w:p>
    <w:p w14:paraId="07480A34" w14:textId="38B4A5C1" w:rsidR="00FD00B6" w:rsidRDefault="00FD00B6" w:rsidP="00FF1B86">
      <w:pPr>
        <w:rPr>
          <w:ins w:id="231" w:author="Microsoft Office User" w:date="2018-11-09T16:01:00Z"/>
        </w:rPr>
      </w:pPr>
    </w:p>
    <w:p w14:paraId="0547BE60" w14:textId="2C5F1383" w:rsidR="00FD00B6" w:rsidRDefault="00FD00B6" w:rsidP="00FF1B86">
      <w:pPr>
        <w:rPr>
          <w:ins w:id="232" w:author="Microsoft Office User" w:date="2018-11-09T16:01:00Z"/>
        </w:rPr>
      </w:pPr>
    </w:p>
    <w:p w14:paraId="567C49A0" w14:textId="79217270" w:rsidR="00FD00B6" w:rsidRDefault="00FD00B6" w:rsidP="00FF1B86">
      <w:pPr>
        <w:rPr>
          <w:ins w:id="233" w:author="Microsoft Office User" w:date="2018-11-09T16:01:00Z"/>
        </w:rPr>
      </w:pPr>
    </w:p>
    <w:p w14:paraId="1330216F" w14:textId="387F64C9" w:rsidR="00FD00B6" w:rsidRDefault="00FD00B6" w:rsidP="00FF1B86">
      <w:pPr>
        <w:rPr>
          <w:ins w:id="234" w:author="Microsoft Office User" w:date="2018-11-09T16:01:00Z"/>
        </w:rPr>
      </w:pPr>
    </w:p>
    <w:p w14:paraId="0A4A351C" w14:textId="77777777" w:rsidR="00FD00B6" w:rsidRPr="00584F4C" w:rsidRDefault="00FD00B6" w:rsidP="00FF1B86"/>
    <w:p w14:paraId="2C8275AF" w14:textId="3391F7D8" w:rsidR="007A154F" w:rsidRPr="007B1642" w:rsidDel="004F6DEE" w:rsidRDefault="00584F4C" w:rsidP="00E726CC">
      <w:pPr>
        <w:pStyle w:val="ListParagraph"/>
        <w:numPr>
          <w:ilvl w:val="0"/>
          <w:numId w:val="1"/>
        </w:numPr>
        <w:rPr>
          <w:ins w:id="235" w:author="Microsoft Office User" w:date="2018-11-09T16:05:00Z"/>
          <w:del w:id="236" w:author="James Curtis" w:date="2018-11-09T19:28:00Z"/>
          <w:color w:val="000000" w:themeColor="text1"/>
          <w:rPrChange w:id="237" w:author="Microsoft Office User" w:date="2018-11-09T16:07:00Z">
            <w:rPr>
              <w:ins w:id="238" w:author="Microsoft Office User" w:date="2018-11-09T16:05:00Z"/>
              <w:del w:id="239" w:author="James Curtis" w:date="2018-11-09T19:28:00Z"/>
              <w:color w:val="C00000"/>
            </w:rPr>
          </w:rPrChange>
        </w:rPr>
      </w:pPr>
      <w:del w:id="240" w:author="James Curtis" w:date="2018-11-09T19:28:00Z">
        <w:r w:rsidRPr="007B1642" w:rsidDel="004F6DEE">
          <w:rPr>
            <w:color w:val="000000" w:themeColor="text1"/>
            <w:rPrChange w:id="241" w:author="Microsoft Office User" w:date="2018-11-09T16:07:00Z">
              <w:rPr>
                <w:color w:val="C00000"/>
              </w:rPr>
            </w:rPrChange>
          </w:rPr>
          <w:delText xml:space="preserve">Does the type of police stop (traffic vs suspicious) impact whether a person </w:delText>
        </w:r>
        <w:r w:rsidR="00B40405" w:rsidRPr="007B1642" w:rsidDel="004F6DEE">
          <w:rPr>
            <w:color w:val="000000" w:themeColor="text1"/>
            <w:rPrChange w:id="242" w:author="Microsoft Office User" w:date="2018-11-09T16:07:00Z">
              <w:rPr>
                <w:color w:val="C00000"/>
              </w:rPr>
            </w:rPrChange>
          </w:rPr>
          <w:delText>will be</w:delText>
        </w:r>
        <w:r w:rsidRPr="007B1642" w:rsidDel="004F6DEE">
          <w:rPr>
            <w:color w:val="000000" w:themeColor="text1"/>
            <w:rPrChange w:id="243" w:author="Microsoft Office User" w:date="2018-11-09T16:07:00Z">
              <w:rPr>
                <w:color w:val="C00000"/>
              </w:rPr>
            </w:rPrChange>
          </w:rPr>
          <w:delText xml:space="preserve"> searched?</w:delText>
        </w:r>
      </w:del>
    </w:p>
    <w:p w14:paraId="70ED787C" w14:textId="12641CB8" w:rsidR="007B1642" w:rsidRPr="007B1642" w:rsidDel="004F6DEE" w:rsidRDefault="007B1642">
      <w:pPr>
        <w:ind w:left="720"/>
        <w:rPr>
          <w:ins w:id="244" w:author="Microsoft Office User" w:date="2018-11-09T16:02:00Z"/>
          <w:del w:id="245" w:author="James Curtis" w:date="2018-11-09T19:28:00Z"/>
          <w:color w:val="000000" w:themeColor="text1"/>
          <w:rPrChange w:id="246" w:author="Microsoft Office User" w:date="2018-11-09T16:07:00Z">
            <w:rPr>
              <w:ins w:id="247" w:author="Microsoft Office User" w:date="2018-11-09T16:02:00Z"/>
              <w:del w:id="248" w:author="James Curtis" w:date="2018-11-09T19:28:00Z"/>
            </w:rPr>
          </w:rPrChange>
        </w:rPr>
        <w:pPrChange w:id="249" w:author="Microsoft Office User" w:date="2018-11-09T16:05:00Z">
          <w:pPr>
            <w:pStyle w:val="ListParagraph"/>
            <w:numPr>
              <w:numId w:val="1"/>
            </w:numPr>
            <w:ind w:hanging="360"/>
          </w:pPr>
        </w:pPrChange>
      </w:pPr>
      <w:ins w:id="250" w:author="Microsoft Office User" w:date="2018-11-09T16:05:00Z">
        <w:del w:id="251" w:author="James Curtis" w:date="2018-11-09T19:28:00Z">
          <w:r w:rsidRPr="007B1642" w:rsidDel="004F6DEE">
            <w:rPr>
              <w:color w:val="000000" w:themeColor="text1"/>
              <w:rPrChange w:id="252" w:author="Microsoft Office User" w:date="2018-11-09T16:07:00Z">
                <w:rPr>
                  <w:color w:val="C00000"/>
                </w:rPr>
              </w:rPrChange>
            </w:rPr>
            <w:delText>We were int</w:delText>
          </w:r>
        </w:del>
      </w:ins>
      <w:ins w:id="253" w:author="Microsoft Office User" w:date="2018-11-09T16:06:00Z">
        <w:del w:id="254" w:author="James Curtis" w:date="2018-11-09T19:28:00Z">
          <w:r w:rsidRPr="007B1642" w:rsidDel="004F6DEE">
            <w:rPr>
              <w:color w:val="000000" w:themeColor="text1"/>
              <w:rPrChange w:id="255" w:author="Microsoft Office User" w:date="2018-11-09T16:07:00Z">
                <w:rPr>
                  <w:color w:val="C00000"/>
                </w:rPr>
              </w:rPrChange>
            </w:rPr>
            <w:delText xml:space="preserve">erested in determining whether or not there was a relationship between the type of traffic stop and the rate of search. In general, no matter the type of stop, searches </w:delText>
          </w:r>
        </w:del>
      </w:ins>
      <w:ins w:id="256" w:author="Microsoft Office User" w:date="2018-11-09T16:07:00Z">
        <w:del w:id="257" w:author="James Curtis" w:date="2018-11-09T19:28:00Z">
          <w:r w:rsidRPr="007B1642" w:rsidDel="004F6DEE">
            <w:rPr>
              <w:color w:val="000000" w:themeColor="text1"/>
              <w:rPrChange w:id="258" w:author="Microsoft Office User" w:date="2018-11-09T16:07:00Z">
                <w:rPr>
                  <w:color w:val="C00000"/>
                </w:rPr>
              </w:rPrChange>
            </w:rPr>
            <w:delText xml:space="preserve">occurred less than ten percent of the time. </w:delText>
          </w:r>
        </w:del>
      </w:ins>
    </w:p>
    <w:p w14:paraId="4FACA4C9" w14:textId="4A76A83B" w:rsidR="007B1642" w:rsidRPr="007B1642" w:rsidDel="003050B1" w:rsidRDefault="007B1642">
      <w:pPr>
        <w:pStyle w:val="Caption"/>
        <w:keepNext/>
        <w:ind w:left="360"/>
        <w:rPr>
          <w:del w:id="259" w:author="James Curtis" w:date="2018-11-09T19:25:00Z"/>
        </w:rPr>
        <w:pPrChange w:id="260" w:author="Microsoft Office User" w:date="2018-11-09T16:02:00Z">
          <w:pPr>
            <w:pStyle w:val="ListParagraph"/>
            <w:numPr>
              <w:numId w:val="1"/>
            </w:numPr>
            <w:ind w:hanging="360"/>
          </w:pPr>
        </w:pPrChange>
      </w:pPr>
      <w:ins w:id="261" w:author="Microsoft Office User" w:date="2018-11-09T16:02:00Z">
        <w:del w:id="262" w:author="James Curtis" w:date="2018-11-09T19:25:00Z">
          <w:r w:rsidDel="003050B1">
            <w:delText xml:space="preserve">Figure </w:delText>
          </w:r>
        </w:del>
      </w:ins>
      <w:ins w:id="263" w:author="Microsoft Office User" w:date="2018-11-09T16:03:00Z">
        <w:del w:id="264" w:author="James Curtis" w:date="2018-11-09T19:25:00Z">
          <w:r w:rsidDel="003050B1">
            <w:delText>5</w:delText>
          </w:r>
        </w:del>
      </w:ins>
      <w:ins w:id="265" w:author="Microsoft Office User" w:date="2018-11-09T16:04:00Z">
        <w:del w:id="266" w:author="James Curtis" w:date="2018-11-09T19:25:00Z">
          <w:r w:rsidDel="003050B1">
            <w:delText xml:space="preserve">: Heat map comparing type of </w:delText>
          </w:r>
        </w:del>
      </w:ins>
      <w:ins w:id="267" w:author="Microsoft Office User" w:date="2018-11-09T16:05:00Z">
        <w:del w:id="268" w:author="James Curtis" w:date="2018-11-09T19:18:00Z">
          <w:r w:rsidDel="008B683A">
            <w:delText>traffic</w:delText>
          </w:r>
        </w:del>
        <w:del w:id="269" w:author="James Curtis" w:date="2018-11-09T19:25:00Z">
          <w:r w:rsidDel="003050B1">
            <w:delText xml:space="preserve"> stop to whether the person was searched</w:delText>
          </w:r>
        </w:del>
      </w:ins>
    </w:p>
    <w:p w14:paraId="7CE67853" w14:textId="7AF0C702" w:rsidR="00494FF6" w:rsidDel="007B1642" w:rsidRDefault="00FD00B6" w:rsidP="007B1642">
      <w:pPr>
        <w:pStyle w:val="Caption"/>
        <w:keepNext/>
        <w:ind w:left="360"/>
        <w:rPr>
          <w:del w:id="270" w:author="Microsoft Office User" w:date="2018-11-09T15:58:00Z"/>
          <w:color w:val="C00000"/>
        </w:rPr>
      </w:pPr>
      <w:ins w:id="271" w:author="Microsoft Office User" w:date="2018-11-09T16:00:00Z">
        <w:del w:id="272" w:author="James Curtis" w:date="2018-11-09T19:25:00Z">
          <w:r w:rsidDel="003050B1">
            <w:rPr>
              <w:noProof/>
              <w:color w:val="C00000"/>
            </w:rPr>
            <w:drawing>
              <wp:inline distT="0" distB="0" distL="0" distR="0" wp14:anchorId="7F1D2E6A" wp14:editId="020F9456">
                <wp:extent cx="3566161" cy="2852928"/>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blem &amp; personSearch Map.png"/>
                        <pic:cNvPicPr/>
                      </pic:nvPicPr>
                      <pic:blipFill>
                        <a:blip r:embed="rId30">
                          <a:extLst>
                            <a:ext uri="{28A0092B-C50C-407E-A947-70E740481C1C}">
                              <a14:useLocalDpi xmlns:a14="http://schemas.microsoft.com/office/drawing/2010/main" val="0"/>
                            </a:ext>
                          </a:extLst>
                        </a:blip>
                        <a:stretch>
                          <a:fillRect/>
                        </a:stretch>
                      </pic:blipFill>
                      <pic:spPr>
                        <a:xfrm>
                          <a:off x="0" y="0"/>
                          <a:ext cx="3566161" cy="2852928"/>
                        </a:xfrm>
                        <a:prstGeom prst="rect">
                          <a:avLst/>
                        </a:prstGeom>
                      </pic:spPr>
                    </pic:pic>
                  </a:graphicData>
                </a:graphic>
              </wp:inline>
            </w:drawing>
          </w:r>
        </w:del>
      </w:ins>
      <w:del w:id="273" w:author="Microsoft Office User" w:date="2018-11-09T15:58:00Z">
        <w:r w:rsidR="00494FF6" w:rsidDel="00FD00B6">
          <w:rPr>
            <w:color w:val="C00000"/>
          </w:rPr>
          <w:delText xml:space="preserve">I don’t think we have plots for this; </w:delText>
        </w:r>
        <w:r w:rsidR="00C20A42" w:rsidDel="00FD00B6">
          <w:rPr>
            <w:color w:val="C00000"/>
          </w:rPr>
          <w:delText>up to ya’ll if we work this one, let me know if I’m missing something somewhere</w:delText>
        </w:r>
        <w:r w:rsidR="00494FF6" w:rsidDel="00FD00B6">
          <w:rPr>
            <w:color w:val="C00000"/>
          </w:rPr>
          <w:delText>---</w:delText>
        </w:r>
      </w:del>
    </w:p>
    <w:p w14:paraId="7221DAA8" w14:textId="3CAAB113" w:rsidR="007B1642" w:rsidRPr="004F6DEE" w:rsidDel="004F6DEE" w:rsidRDefault="004F6DEE">
      <w:pPr>
        <w:rPr>
          <w:ins w:id="274" w:author="Microsoft Office User" w:date="2018-11-09T16:03:00Z"/>
          <w:del w:id="275" w:author="James Curtis" w:date="2018-11-09T19:28:00Z"/>
          <w:b/>
          <w:rPrChange w:id="276" w:author="James Curtis" w:date="2018-11-09T19:28:00Z">
            <w:rPr>
              <w:ins w:id="277" w:author="Microsoft Office User" w:date="2018-11-09T16:03:00Z"/>
              <w:del w:id="278" w:author="James Curtis" w:date="2018-11-09T19:28:00Z"/>
              <w:color w:val="C00000"/>
            </w:rPr>
          </w:rPrChange>
        </w:rPr>
        <w:pPrChange w:id="279" w:author="Microsoft Office User" w:date="2018-11-09T16:03:00Z">
          <w:pPr>
            <w:ind w:left="720"/>
          </w:pPr>
        </w:pPrChange>
      </w:pPr>
      <w:ins w:id="280" w:author="James Curtis" w:date="2018-11-09T19:28:00Z">
        <w:r>
          <w:rPr>
            <w:b/>
          </w:rPr>
          <w:t>S</w:t>
        </w:r>
      </w:ins>
    </w:p>
    <w:p w14:paraId="6BE7124C" w14:textId="218B600E" w:rsidR="002736FD" w:rsidRPr="007B1642" w:rsidDel="003050B1" w:rsidRDefault="007B1642">
      <w:pPr>
        <w:pStyle w:val="Caption"/>
        <w:keepNext/>
        <w:ind w:left="360"/>
        <w:rPr>
          <w:del w:id="281" w:author="James Curtis" w:date="2018-11-09T19:25:00Z"/>
          <w:rPrChange w:id="282" w:author="Microsoft Office User" w:date="2018-11-09T16:08:00Z">
            <w:rPr>
              <w:del w:id="283" w:author="James Curtis" w:date="2018-11-09T19:25:00Z"/>
              <w:color w:val="C00000"/>
            </w:rPr>
          </w:rPrChange>
        </w:rPr>
        <w:pPrChange w:id="284" w:author="Microsoft Office User" w:date="2018-11-09T16:08:00Z">
          <w:pPr>
            <w:ind w:left="720"/>
          </w:pPr>
        </w:pPrChange>
      </w:pPr>
      <w:ins w:id="285" w:author="Microsoft Office User" w:date="2018-11-09T16:03:00Z">
        <w:del w:id="286" w:author="James Curtis" w:date="2018-11-09T19:25:00Z">
          <w:r w:rsidDel="003050B1">
            <w:delText>Figure 6</w:delText>
          </w:r>
        </w:del>
      </w:ins>
      <w:ins w:id="287" w:author="Microsoft Office User" w:date="2018-11-09T16:05:00Z">
        <w:del w:id="288" w:author="James Curtis" w:date="2018-11-09T19:25:00Z">
          <w:r w:rsidDel="003050B1">
            <w:delText xml:space="preserve">: Heat map comparing type of </w:delText>
          </w:r>
        </w:del>
        <w:del w:id="289" w:author="James Curtis" w:date="2018-11-09T19:18:00Z">
          <w:r w:rsidDel="008B683A">
            <w:delText>traffic</w:delText>
          </w:r>
        </w:del>
        <w:del w:id="290" w:author="James Curtis" w:date="2018-11-09T19:25:00Z">
          <w:r w:rsidDel="003050B1">
            <w:delText xml:space="preserve"> stop to whether the vehicle was searched</w:delText>
          </w:r>
        </w:del>
      </w:ins>
    </w:p>
    <w:p w14:paraId="7493047E" w14:textId="25AE7D69" w:rsidR="007B1642" w:rsidDel="004F6DEE" w:rsidRDefault="00FD00B6" w:rsidP="002736FD">
      <w:pPr>
        <w:rPr>
          <w:ins w:id="291" w:author="Microsoft Office User" w:date="2018-11-09T16:08:00Z"/>
          <w:del w:id="292" w:author="James Curtis" w:date="2018-11-09T19:28:00Z"/>
          <w:b/>
        </w:rPr>
      </w:pPr>
      <w:ins w:id="293" w:author="Microsoft Office User" w:date="2018-11-09T16:01:00Z">
        <w:del w:id="294" w:author="James Curtis" w:date="2018-11-09T19:25:00Z">
          <w:r w:rsidDel="003050B1">
            <w:rPr>
              <w:b/>
              <w:noProof/>
            </w:rPr>
            <w:drawing>
              <wp:inline distT="0" distB="0" distL="0" distR="0" wp14:anchorId="35E20EB9" wp14:editId="1C68A6C4">
                <wp:extent cx="3566160" cy="2852928"/>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blem &amp; vehicleSearch Map.png"/>
                        <pic:cNvPicPr/>
                      </pic:nvPicPr>
                      <pic:blipFill>
                        <a:blip r:embed="rId31">
                          <a:extLst>
                            <a:ext uri="{28A0092B-C50C-407E-A947-70E740481C1C}">
                              <a14:useLocalDpi xmlns:a14="http://schemas.microsoft.com/office/drawing/2010/main" val="0"/>
                            </a:ext>
                          </a:extLst>
                        </a:blip>
                        <a:stretch>
                          <a:fillRect/>
                        </a:stretch>
                      </pic:blipFill>
                      <pic:spPr>
                        <a:xfrm>
                          <a:off x="0" y="0"/>
                          <a:ext cx="3573405" cy="2858724"/>
                        </a:xfrm>
                        <a:prstGeom prst="rect">
                          <a:avLst/>
                        </a:prstGeom>
                      </pic:spPr>
                    </pic:pic>
                  </a:graphicData>
                </a:graphic>
              </wp:inline>
            </w:drawing>
          </w:r>
        </w:del>
      </w:ins>
    </w:p>
    <w:p w14:paraId="7E421409" w14:textId="77777777" w:rsidR="007B1642" w:rsidDel="004F6DEE" w:rsidRDefault="007B1642" w:rsidP="002736FD">
      <w:pPr>
        <w:rPr>
          <w:ins w:id="295" w:author="Microsoft Office User" w:date="2018-11-09T16:08:00Z"/>
          <w:del w:id="296" w:author="James Curtis" w:date="2018-11-09T19:28:00Z"/>
          <w:b/>
        </w:rPr>
      </w:pPr>
    </w:p>
    <w:p w14:paraId="0B643113" w14:textId="5C161113" w:rsidR="002736FD" w:rsidRPr="002736FD" w:rsidRDefault="002736FD" w:rsidP="002736FD">
      <w:pPr>
        <w:rPr>
          <w:b/>
        </w:rPr>
      </w:pPr>
      <w:del w:id="297" w:author="James Curtis" w:date="2018-11-09T19:28:00Z">
        <w:r w:rsidRPr="002736FD" w:rsidDel="004F6DEE">
          <w:rPr>
            <w:b/>
          </w:rPr>
          <w:delText>S</w:delText>
        </w:r>
      </w:del>
      <w:r w:rsidRPr="002736FD">
        <w:rPr>
          <w:b/>
        </w:rPr>
        <w:t xml:space="preserve">tatistical </w:t>
      </w:r>
      <w:commentRangeStart w:id="298"/>
      <w:r w:rsidRPr="002736FD">
        <w:rPr>
          <w:b/>
        </w:rPr>
        <w:t>Analysis</w:t>
      </w:r>
      <w:commentRangeEnd w:id="298"/>
      <w:r w:rsidR="00A04092">
        <w:rPr>
          <w:rStyle w:val="CommentReference"/>
        </w:rPr>
        <w:commentReference w:id="298"/>
      </w:r>
    </w:p>
    <w:p w14:paraId="1DBB69B7" w14:textId="226172D4" w:rsidR="002736FD" w:rsidRDefault="002736FD" w:rsidP="002736FD">
      <w:pPr>
        <w:rPr>
          <w:ins w:id="299" w:author="Microsoft Office User" w:date="2018-11-09T15:53:00Z"/>
        </w:rPr>
      </w:pPr>
      <w:r>
        <w:t>While the source data itself illustrated some interesting relationships between a number of variables, we had to check to see if those relationships were statistically significant</w:t>
      </w:r>
      <w:del w:id="300" w:author="James Curtis" w:date="2018-11-09T00:14:00Z">
        <w:r w:rsidDel="00343665">
          <w:delText xml:space="preserve">. </w:delText>
        </w:r>
      </w:del>
      <w:ins w:id="301" w:author="James Curtis" w:date="2018-11-09T00:14:00Z">
        <w:r w:rsidR="00343665">
          <w:t xml:space="preserve">.  </w:t>
        </w:r>
      </w:ins>
      <w:r>
        <w:t>Considering the moderate size of the dataset, Excel provided a sufficient medium for analysis</w:t>
      </w:r>
      <w:del w:id="302" w:author="James Curtis" w:date="2018-11-09T00:14:00Z">
        <w:r w:rsidDel="00343665">
          <w:delText xml:space="preserve">.  </w:delText>
        </w:r>
      </w:del>
      <w:ins w:id="303" w:author="James Curtis" w:date="2018-11-09T00:14:00Z">
        <w:r w:rsidR="00343665">
          <w:t xml:space="preserve">.  </w:t>
        </w:r>
      </w:ins>
      <w:r>
        <w:t xml:space="preserve">This analysis was performed in three files:  The first used the main dataset to corroborate and double-check findings in the </w:t>
      </w:r>
      <w:proofErr w:type="spellStart"/>
      <w:r>
        <w:t>Jupyter</w:t>
      </w:r>
      <w:proofErr w:type="spellEnd"/>
      <w:r>
        <w:t xml:space="preserve"> Notebook</w:t>
      </w:r>
      <w:del w:id="304" w:author="James Curtis" w:date="2018-11-09T00:14:00Z">
        <w:r w:rsidDel="00343665">
          <w:delText xml:space="preserve">.  </w:delText>
        </w:r>
      </w:del>
      <w:ins w:id="305" w:author="James Curtis" w:date="2018-11-09T00:14:00Z">
        <w:r w:rsidR="00343665">
          <w:t xml:space="preserve">.  </w:t>
        </w:r>
      </w:ins>
      <w:r>
        <w:t>It was also used for exploratory trend highlighting.</w:t>
      </w:r>
    </w:p>
    <w:p w14:paraId="0F7EE125" w14:textId="41739DF2" w:rsidR="00FD00B6" w:rsidDel="00FD00B6" w:rsidRDefault="00FD00B6">
      <w:pPr>
        <w:pStyle w:val="Caption"/>
        <w:keepNext/>
        <w:rPr>
          <w:del w:id="306" w:author="Microsoft Office User" w:date="2018-11-09T15:53:00Z"/>
        </w:rPr>
        <w:pPrChange w:id="307" w:author="Microsoft Office User" w:date="2018-11-09T15:53:00Z">
          <w:pPr/>
        </w:pPrChange>
      </w:pPr>
    </w:p>
    <w:p w14:paraId="39D353B8" w14:textId="3AC5D10D" w:rsidR="002736FD" w:rsidRDefault="002736FD" w:rsidP="002736FD">
      <w:pPr>
        <w:keepNext/>
      </w:pPr>
      <w:r>
        <w:rPr>
          <w:noProof/>
        </w:rPr>
        <w:drawing>
          <wp:inline distT="0" distB="0" distL="0" distR="0" wp14:anchorId="59137F97" wp14:editId="15997262">
            <wp:extent cx="5934075" cy="40195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4019550"/>
                    </a:xfrm>
                    <a:prstGeom prst="rect">
                      <a:avLst/>
                    </a:prstGeom>
                    <a:noFill/>
                    <a:ln>
                      <a:noFill/>
                    </a:ln>
                  </pic:spPr>
                </pic:pic>
              </a:graphicData>
            </a:graphic>
          </wp:inline>
        </w:drawing>
      </w:r>
    </w:p>
    <w:p w14:paraId="7B3F8332" w14:textId="554F1E63" w:rsidR="002736FD" w:rsidRDefault="002736FD" w:rsidP="002736FD">
      <w:pPr>
        <w:pStyle w:val="Caption"/>
      </w:pPr>
      <w:r>
        <w:t xml:space="preserve">Figure </w:t>
      </w:r>
      <w:del w:id="308" w:author="Microsoft Office User" w:date="2018-11-09T15:53:00Z">
        <w:r w:rsidDel="00FD00B6">
          <w:fldChar w:fldCharType="begin"/>
        </w:r>
        <w:r w:rsidDel="00FD00B6">
          <w:delInstrText xml:space="preserve"> SEQ Figure \* ARABIC </w:delInstrText>
        </w:r>
        <w:r w:rsidDel="00FD00B6">
          <w:fldChar w:fldCharType="separate"/>
        </w:r>
        <w:r w:rsidDel="00FD00B6">
          <w:rPr>
            <w:noProof/>
          </w:rPr>
          <w:delText>1</w:delText>
        </w:r>
        <w:r w:rsidDel="00FD00B6">
          <w:fldChar w:fldCharType="end"/>
        </w:r>
      </w:del>
      <w:ins w:id="309" w:author="Microsoft Office User" w:date="2018-11-09T16:03:00Z">
        <w:r w:rsidR="007B1642">
          <w:t>7</w:t>
        </w:r>
      </w:ins>
      <w:r>
        <w:t xml:space="preserve">: </w:t>
      </w:r>
      <w:ins w:id="310" w:author="Microsoft Office User" w:date="2018-11-09T15:54:00Z">
        <w:r w:rsidR="00FD00B6">
          <w:t xml:space="preserve">Unanswered -&gt; </w:t>
        </w:r>
      </w:ins>
      <w:r>
        <w:t xml:space="preserve">Why </w:t>
      </w:r>
      <w:del w:id="311" w:author="Microsoft Office User" w:date="2018-11-09T15:54:00Z">
        <w:r w:rsidDel="00FD00B6">
          <w:delText>is such a</w:delText>
        </w:r>
      </w:del>
      <w:ins w:id="312" w:author="Microsoft Office User" w:date="2018-11-09T15:54:00Z">
        <w:r w:rsidR="00FD00B6">
          <w:t xml:space="preserve">is there </w:t>
        </w:r>
        <w:proofErr w:type="gramStart"/>
        <w:r w:rsidR="00FD00B6">
          <w:t xml:space="preserve">a </w:t>
        </w:r>
      </w:ins>
      <w:r>
        <w:t xml:space="preserve"> high</w:t>
      </w:r>
      <w:proofErr w:type="gramEnd"/>
      <w:r>
        <w:t xml:space="preserve"> proportion of </w:t>
      </w:r>
      <w:del w:id="313" w:author="Microsoft Office User" w:date="2018-11-09T15:54:00Z">
        <w:r w:rsidDel="00FD00B6">
          <w:delText xml:space="preserve">the year's </w:delText>
        </w:r>
      </w:del>
      <w:r>
        <w:t>police stops occurring at midnight in March &amp; April?</w:t>
      </w:r>
    </w:p>
    <w:p w14:paraId="452C8B2F" w14:textId="77777777" w:rsidR="003050B1" w:rsidRDefault="003050B1" w:rsidP="002736FD">
      <w:pPr>
        <w:rPr>
          <w:ins w:id="314" w:author="James Curtis" w:date="2018-11-09T19:27:00Z"/>
        </w:rPr>
      </w:pPr>
    </w:p>
    <w:p w14:paraId="4E990EB2" w14:textId="49A47515" w:rsidR="002736FD" w:rsidRDefault="002736FD" w:rsidP="002736FD">
      <w:r>
        <w:t>The second excel file incorporated census data from Hennepin county from 2010</w:t>
      </w:r>
      <w:del w:id="315" w:author="James Curtis" w:date="2018-11-09T00:14:00Z">
        <w:r w:rsidDel="00343665">
          <w:delText xml:space="preserve">.  </w:delText>
        </w:r>
      </w:del>
      <w:ins w:id="316" w:author="James Curtis" w:date="2018-11-09T00:14:00Z">
        <w:r w:rsidR="00343665">
          <w:t xml:space="preserve">.  </w:t>
        </w:r>
      </w:ins>
      <w:r>
        <w:t>Unfortunately, the census data was poorly formatted for importation and recombination with the Minneapolis dataset.</w:t>
      </w:r>
    </w:p>
    <w:p w14:paraId="60D5B47A" w14:textId="7B57E91C" w:rsidR="002736FD" w:rsidRDefault="002736FD" w:rsidP="002736FD">
      <w:pPr>
        <w:keepNext/>
        <w:rPr>
          <w:noProof/>
        </w:rPr>
      </w:pPr>
      <w:r>
        <w:t>We wanted to compare the racial percentage breakdown of police stops with the overall percentages of the population</w:t>
      </w:r>
      <w:del w:id="317" w:author="James Curtis" w:date="2018-11-09T00:14:00Z">
        <w:r w:rsidDel="00343665">
          <w:delText xml:space="preserve">.  </w:delText>
        </w:r>
      </w:del>
      <w:ins w:id="318" w:author="James Curtis" w:date="2018-11-09T00:14:00Z">
        <w:r w:rsidR="00343665">
          <w:t xml:space="preserve">.  </w:t>
        </w:r>
      </w:ins>
      <w:r>
        <w:t>This proved difficult due to the census categorizing race differently than the police data</w:t>
      </w:r>
      <w:del w:id="319" w:author="James Curtis" w:date="2018-11-09T00:14:00Z">
        <w:r w:rsidDel="00343665">
          <w:delText xml:space="preserve">. </w:delText>
        </w:r>
      </w:del>
      <w:ins w:id="320" w:author="James Curtis" w:date="2018-11-09T00:14:00Z">
        <w:r w:rsidR="00343665">
          <w:t xml:space="preserve">.  </w:t>
        </w:r>
      </w:ins>
      <w:r>
        <w:t>For example, the 2010 census grouped “East African” with “Black,” while the Minneapolis police did not</w:t>
      </w:r>
      <w:del w:id="321" w:author="James Curtis" w:date="2018-11-09T00:14:00Z">
        <w:r w:rsidDel="00343665">
          <w:delText xml:space="preserve">.  </w:delText>
        </w:r>
      </w:del>
      <w:ins w:id="322" w:author="James Curtis" w:date="2018-11-09T00:14:00Z">
        <w:r w:rsidR="00343665">
          <w:t xml:space="preserve">.  </w:t>
        </w:r>
      </w:ins>
      <w:r>
        <w:t>Likewise, the census categorized people of two or more mixed races, while the police data did not</w:t>
      </w:r>
      <w:del w:id="323" w:author="James Curtis" w:date="2018-11-09T00:14:00Z">
        <w:r w:rsidDel="00343665">
          <w:delText xml:space="preserve">.  </w:delText>
        </w:r>
      </w:del>
      <w:ins w:id="324" w:author="James Curtis" w:date="2018-11-09T00:14:00Z">
        <w:r w:rsidR="00343665">
          <w:t xml:space="preserve">.  </w:t>
        </w:r>
      </w:ins>
      <w:r>
        <w:t>Each combination of census race, age, and sex categories had a number of respondents which could be aggregated for comparison</w:t>
      </w:r>
      <w:del w:id="325" w:author="James Curtis" w:date="2018-11-09T00:14:00Z">
        <w:r w:rsidDel="00343665">
          <w:delText xml:space="preserve">.  </w:delText>
        </w:r>
      </w:del>
      <w:ins w:id="326" w:author="James Curtis" w:date="2018-11-09T00:14:00Z">
        <w:r w:rsidR="00343665">
          <w:t xml:space="preserve">.  </w:t>
        </w:r>
      </w:ins>
      <w:r>
        <w:t>But in order to create the comparable aggregate, the census categories had to be divided into the police data</w:t>
      </w:r>
      <w:ins w:id="327" w:author="James Curtis" w:date="2018-11-09T19:28:00Z">
        <w:r w:rsidR="004F6DEE">
          <w:t xml:space="preserve"> </w:t>
        </w:r>
      </w:ins>
      <w:del w:id="328" w:author="James Curtis" w:date="2018-11-09T19:28:00Z">
        <w:r w:rsidDel="004F6DEE">
          <w:lastRenderedPageBreak/>
          <w:delText xml:space="preserve"> </w:delText>
        </w:r>
      </w:del>
      <w:r>
        <w:t>categories (grouping East-African with Black) and each group of respondents was flagged with a Boolean</w:t>
      </w:r>
      <w:del w:id="329" w:author="James Curtis" w:date="2018-11-09T00:14:00Z">
        <w:r w:rsidDel="00343665">
          <w:delText>.</w:delText>
        </w:r>
        <w:r w:rsidDel="00343665">
          <w:rPr>
            <w:noProof/>
          </w:rPr>
          <w:delText xml:space="preserve">  </w:delText>
        </w:r>
      </w:del>
      <w:ins w:id="330" w:author="James Curtis" w:date="2018-11-09T00:14:00Z">
        <w:r w:rsidR="00343665">
          <w:t xml:space="preserve">.  </w:t>
        </w:r>
      </w:ins>
      <w:r>
        <w:rPr>
          <w:noProof/>
        </w:rPr>
        <w:t>This was slightly complicated by the census categorizing Latino in its own category.</w:t>
      </w:r>
    </w:p>
    <w:p w14:paraId="0179A928" w14:textId="4D1A4C29" w:rsidR="002736FD" w:rsidRDefault="002736FD" w:rsidP="002736FD">
      <w:pPr>
        <w:keepNext/>
      </w:pPr>
      <w:r>
        <w:rPr>
          <w:noProof/>
        </w:rPr>
        <w:drawing>
          <wp:inline distT="0" distB="0" distL="0" distR="0" wp14:anchorId="5C129826" wp14:editId="153FD6A6">
            <wp:extent cx="5943600" cy="1914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p>
    <w:p w14:paraId="335B082C" w14:textId="4F509B6C" w:rsidR="002736FD" w:rsidRDefault="002736FD" w:rsidP="002736FD">
      <w:pPr>
        <w:pStyle w:val="Caption"/>
      </w:pPr>
      <w:r>
        <w:t xml:space="preserve">Figure </w:t>
      </w:r>
      <w:del w:id="331" w:author="Microsoft Office User" w:date="2018-11-09T15:53:00Z">
        <w:r w:rsidDel="00FD00B6">
          <w:fldChar w:fldCharType="begin"/>
        </w:r>
        <w:r w:rsidDel="00FD00B6">
          <w:delInstrText xml:space="preserve"> SEQ Figure \* ARABIC </w:delInstrText>
        </w:r>
        <w:r w:rsidDel="00FD00B6">
          <w:fldChar w:fldCharType="separate"/>
        </w:r>
        <w:r w:rsidDel="00FD00B6">
          <w:rPr>
            <w:noProof/>
          </w:rPr>
          <w:delText>2</w:delText>
        </w:r>
        <w:r w:rsidDel="00FD00B6">
          <w:fldChar w:fldCharType="end"/>
        </w:r>
      </w:del>
      <w:ins w:id="332" w:author="Microsoft Office User" w:date="2018-11-09T16:03:00Z">
        <w:r w:rsidR="007B1642">
          <w:t>8</w:t>
        </w:r>
      </w:ins>
      <w:r>
        <w:t xml:space="preserve">: Sample of Census data </w:t>
      </w:r>
      <w:del w:id="333" w:author="Microsoft Office User" w:date="2018-11-09T15:56:00Z">
        <w:r w:rsidDel="00FD00B6">
          <w:delText>cleaned to boolean</w:delText>
        </w:r>
      </w:del>
      <w:ins w:id="334" w:author="Microsoft Office User" w:date="2018-11-09T15:56:00Z">
        <w:r w:rsidR="00FD00B6">
          <w:t>matched to</w:t>
        </w:r>
      </w:ins>
      <w:r>
        <w:t xml:space="preserve"> police data race categories</w:t>
      </w:r>
      <w:del w:id="335" w:author="James Curtis" w:date="2018-11-09T00:14:00Z">
        <w:r w:rsidDel="00343665">
          <w:delText xml:space="preserve">. </w:delText>
        </w:r>
      </w:del>
      <w:ins w:id="336" w:author="James Curtis" w:date="2018-11-09T00:14:00Z">
        <w:r w:rsidR="00343665">
          <w:t xml:space="preserve">.  </w:t>
        </w:r>
      </w:ins>
      <w:r>
        <w:t>For example: Census Racial category 22 is classified as a mix of Asian AND Black AND Native American</w:t>
      </w:r>
      <w:del w:id="337" w:author="James Curtis" w:date="2018-11-09T00:14:00Z">
        <w:r w:rsidDel="00343665">
          <w:delText xml:space="preserve">.  </w:delText>
        </w:r>
      </w:del>
      <w:ins w:id="338" w:author="James Curtis" w:date="2018-11-09T00:14:00Z">
        <w:r w:rsidR="00343665">
          <w:t xml:space="preserve">.  </w:t>
        </w:r>
      </w:ins>
      <w:r>
        <w:t>There are two men of age category 7 (age 30 -34 years) in Hennepin county matching that description.</w:t>
      </w:r>
    </w:p>
    <w:p w14:paraId="46555302" w14:textId="12382CE2" w:rsidR="002736FD" w:rsidRDefault="002736FD" w:rsidP="002736FD">
      <w:pPr>
        <w:keepNext/>
      </w:pPr>
      <w:r>
        <w:rPr>
          <w:noProof/>
        </w:rPr>
        <w:drawing>
          <wp:inline distT="0" distB="0" distL="0" distR="0" wp14:anchorId="5063D0E8" wp14:editId="384B3783">
            <wp:extent cx="3819525" cy="29594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65710" cy="2995239"/>
                    </a:xfrm>
                    <a:prstGeom prst="rect">
                      <a:avLst/>
                    </a:prstGeom>
                    <a:noFill/>
                    <a:ln>
                      <a:noFill/>
                    </a:ln>
                  </pic:spPr>
                </pic:pic>
              </a:graphicData>
            </a:graphic>
          </wp:inline>
        </w:drawing>
      </w:r>
    </w:p>
    <w:p w14:paraId="525E3C98" w14:textId="5C518289" w:rsidR="002736FD" w:rsidRDefault="002736FD" w:rsidP="002736FD">
      <w:pPr>
        <w:pStyle w:val="Caption"/>
      </w:pPr>
      <w:r>
        <w:t xml:space="preserve">Figure </w:t>
      </w:r>
      <w:del w:id="339" w:author="Microsoft Office User" w:date="2018-11-09T15:53:00Z">
        <w:r w:rsidDel="00FD00B6">
          <w:fldChar w:fldCharType="begin"/>
        </w:r>
        <w:r w:rsidDel="00FD00B6">
          <w:delInstrText xml:space="preserve"> SEQ Figure \* ARABIC </w:delInstrText>
        </w:r>
        <w:r w:rsidDel="00FD00B6">
          <w:fldChar w:fldCharType="separate"/>
        </w:r>
        <w:r w:rsidDel="00FD00B6">
          <w:rPr>
            <w:noProof/>
          </w:rPr>
          <w:delText>3</w:delText>
        </w:r>
        <w:r w:rsidDel="00FD00B6">
          <w:fldChar w:fldCharType="end"/>
        </w:r>
      </w:del>
      <w:ins w:id="340" w:author="Microsoft Office User" w:date="2018-11-09T16:03:00Z">
        <w:r w:rsidR="007B1642">
          <w:t>9</w:t>
        </w:r>
      </w:ins>
      <w:r>
        <w:t xml:space="preserve">: Census Race </w:t>
      </w:r>
      <w:del w:id="341" w:author="Microsoft Office User" w:date="2018-11-09T15:57:00Z">
        <w:r w:rsidDel="00FD00B6">
          <w:delText xml:space="preserve">categories to the left, one of the selectable Police data categories at the top.  </w:delText>
        </w:r>
      </w:del>
      <w:ins w:id="342" w:author="James Curtis" w:date="2018-11-09T00:14:00Z">
        <w:del w:id="343" w:author="Microsoft Office User" w:date="2018-11-09T15:57:00Z">
          <w:r w:rsidR="00343665" w:rsidDel="00FD00B6">
            <w:delText xml:space="preserve">.  </w:delText>
          </w:r>
        </w:del>
      </w:ins>
      <w:del w:id="344" w:author="Microsoft Office User" w:date="2018-11-09T15:57:00Z">
        <w:r w:rsidDel="00FD00B6">
          <w:delText>The table</w:delText>
        </w:r>
      </w:del>
      <w:ins w:id="345" w:author="Microsoft Office User" w:date="2018-11-09T15:57:00Z">
        <w:r w:rsidR="00FD00B6">
          <w:t>table</w:t>
        </w:r>
      </w:ins>
      <w:r>
        <w:t xml:space="preserve"> illustrating which respondent groups match the police data designation.</w:t>
      </w:r>
    </w:p>
    <w:p w14:paraId="6FE66583" w14:textId="4C8E5ABB" w:rsidR="00671A71" w:rsidRDefault="002736FD" w:rsidP="002736FD">
      <w:pPr>
        <w:keepNext/>
        <w:rPr>
          <w:ins w:id="346" w:author="James Curtis" w:date="2018-11-09T00:23:00Z"/>
        </w:rPr>
      </w:pPr>
      <w:r>
        <w:t xml:space="preserve">The </w:t>
      </w:r>
      <w:ins w:id="347" w:author="James Curtis" w:date="2018-11-09T00:18:00Z">
        <w:r w:rsidR="001267FC">
          <w:t>t</w:t>
        </w:r>
      </w:ins>
      <w:del w:id="348" w:author="James Curtis" w:date="2018-11-09T00:18:00Z">
        <w:r w:rsidDel="001267FC">
          <w:delText>T</w:delText>
        </w:r>
      </w:del>
      <w:r>
        <w:t>hird excel data file used the data in the previous two to create correlation tables and run linear regressions</w:t>
      </w:r>
      <w:del w:id="349" w:author="James Curtis" w:date="2018-11-09T00:14:00Z">
        <w:r w:rsidDel="00343665">
          <w:delText xml:space="preserve">. </w:delText>
        </w:r>
      </w:del>
      <w:ins w:id="350" w:author="James Curtis" w:date="2018-11-09T00:14:00Z">
        <w:r w:rsidR="00343665">
          <w:t xml:space="preserve">.  </w:t>
        </w:r>
      </w:ins>
      <w:r>
        <w:t>While there were numerous correlations, most were statistically weak</w:t>
      </w:r>
      <w:del w:id="351" w:author="James Curtis" w:date="2018-11-09T00:14:00Z">
        <w:r w:rsidDel="00343665">
          <w:delText xml:space="preserve">.  </w:delText>
        </w:r>
      </w:del>
      <w:ins w:id="352" w:author="James Curtis" w:date="2018-11-09T00:14:00Z">
        <w:r w:rsidR="00343665">
          <w:t xml:space="preserve">.  </w:t>
        </w:r>
      </w:ins>
      <w:r>
        <w:t>An example of some stronger correlations occurred for the question of whether certain races were searched more frequently during traffic stops</w:t>
      </w:r>
      <w:del w:id="353" w:author="James Curtis" w:date="2018-11-09T00:14:00Z">
        <w:r w:rsidDel="00343665">
          <w:delText xml:space="preserve">.  </w:delText>
        </w:r>
      </w:del>
      <w:ins w:id="354" w:author="James Curtis" w:date="2018-11-09T00:14:00Z">
        <w:r w:rsidR="00343665">
          <w:t xml:space="preserve">.  </w:t>
        </w:r>
      </w:ins>
      <w:r>
        <w:t xml:space="preserve">While correlation is not causation, it was significantly less likely that a racial determination would NOT be </w:t>
      </w:r>
      <w:r>
        <w:lastRenderedPageBreak/>
        <w:t>made during a traffic stop</w:t>
      </w:r>
      <w:del w:id="355" w:author="James Curtis" w:date="2018-11-09T00:14:00Z">
        <w:r w:rsidDel="00343665">
          <w:delText xml:space="preserve">.  </w:delText>
        </w:r>
      </w:del>
      <w:ins w:id="356" w:author="James Curtis" w:date="2018-11-09T00:14:00Z">
        <w:r w:rsidR="00343665">
          <w:t xml:space="preserve">.  </w:t>
        </w:r>
      </w:ins>
      <w:r>
        <w:t xml:space="preserve">This is in </w:t>
      </w:r>
      <w:r w:rsidR="00C20A42">
        <w:t xml:space="preserve">logical </w:t>
      </w:r>
      <w:r>
        <w:t>contra</w:t>
      </w:r>
      <w:r w:rsidR="00C20A42">
        <w:t>s</w:t>
      </w:r>
      <w:r>
        <w:t>t to the possibility that people whose race could not be determined were significantly less likely to get stopped by police for traffic violations.</w:t>
      </w:r>
    </w:p>
    <w:p w14:paraId="044772AE" w14:textId="750C31FB" w:rsidR="002736FD" w:rsidRDefault="002736FD" w:rsidP="002736FD">
      <w:pPr>
        <w:keepNext/>
      </w:pPr>
      <w:r>
        <w:br/>
      </w:r>
      <w:r>
        <w:rPr>
          <w:noProof/>
        </w:rPr>
        <w:drawing>
          <wp:inline distT="0" distB="0" distL="0" distR="0" wp14:anchorId="20522BBA" wp14:editId="4B482A4B">
            <wp:extent cx="5934075" cy="7429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742950"/>
                    </a:xfrm>
                    <a:prstGeom prst="rect">
                      <a:avLst/>
                    </a:prstGeom>
                    <a:noFill/>
                    <a:ln>
                      <a:noFill/>
                    </a:ln>
                  </pic:spPr>
                </pic:pic>
              </a:graphicData>
            </a:graphic>
          </wp:inline>
        </w:drawing>
      </w:r>
    </w:p>
    <w:p w14:paraId="4407406C" w14:textId="6D6726D1" w:rsidR="002736FD" w:rsidRDefault="002736FD" w:rsidP="002736FD">
      <w:pPr>
        <w:pStyle w:val="Caption"/>
      </w:pPr>
      <w:r>
        <w:t xml:space="preserve">Figure </w:t>
      </w:r>
      <w:del w:id="357" w:author="Microsoft Office User" w:date="2018-11-09T15:53:00Z">
        <w:r w:rsidDel="00FD00B6">
          <w:fldChar w:fldCharType="begin"/>
        </w:r>
        <w:r w:rsidDel="00FD00B6">
          <w:delInstrText xml:space="preserve"> SEQ Figure \* ARABIC </w:delInstrText>
        </w:r>
        <w:r w:rsidDel="00FD00B6">
          <w:fldChar w:fldCharType="separate"/>
        </w:r>
        <w:r w:rsidDel="00FD00B6">
          <w:rPr>
            <w:noProof/>
          </w:rPr>
          <w:delText>4</w:delText>
        </w:r>
        <w:r w:rsidDel="00FD00B6">
          <w:fldChar w:fldCharType="end"/>
        </w:r>
      </w:del>
      <w:ins w:id="358" w:author="Microsoft Office User" w:date="2018-11-09T16:03:00Z">
        <w:r w:rsidR="007B1642">
          <w:t>10</w:t>
        </w:r>
      </w:ins>
      <w:r>
        <w:t>: Native Americans were slightly less likely to be involved in traffic stops</w:t>
      </w:r>
      <w:del w:id="359" w:author="James Curtis" w:date="2018-11-09T00:14:00Z">
        <w:r w:rsidDel="00343665">
          <w:delText xml:space="preserve">.  </w:delText>
        </w:r>
      </w:del>
      <w:ins w:id="360" w:author="James Curtis" w:date="2018-11-09T00:14:00Z">
        <w:r w:rsidR="00343665">
          <w:t xml:space="preserve">.  </w:t>
        </w:r>
      </w:ins>
      <w:r>
        <w:t>Whites were more likely to be involved in traffic stops, but less likely to be searched</w:t>
      </w:r>
      <w:del w:id="361" w:author="James Curtis" w:date="2018-11-09T00:14:00Z">
        <w:r w:rsidDel="00343665">
          <w:delText xml:space="preserve">.  </w:delText>
        </w:r>
      </w:del>
      <w:ins w:id="362" w:author="James Curtis" w:date="2018-11-09T00:14:00Z">
        <w:r w:rsidR="00343665">
          <w:t xml:space="preserve">.  </w:t>
        </w:r>
      </w:ins>
      <w:r>
        <w:t>Blacks were more likely to be in traffic stops and more likely to be searched.</w:t>
      </w:r>
    </w:p>
    <w:p w14:paraId="653F4673" w14:textId="20BAE39F" w:rsidR="002736FD" w:rsidDel="00FD00B6" w:rsidRDefault="002736FD" w:rsidP="002736FD">
      <w:pPr>
        <w:rPr>
          <w:del w:id="363" w:author="Microsoft Office User" w:date="2018-11-09T15:53:00Z"/>
        </w:rPr>
      </w:pPr>
      <w:r>
        <w:t>The regressions performed were descriptive, but not in the manner we had hoped</w:t>
      </w:r>
      <w:del w:id="364" w:author="James Curtis" w:date="2018-11-09T00:14:00Z">
        <w:r w:rsidDel="00343665">
          <w:delText xml:space="preserve">. </w:delText>
        </w:r>
      </w:del>
      <w:ins w:id="365" w:author="James Curtis" w:date="2018-11-09T00:14:00Z">
        <w:r w:rsidR="00343665">
          <w:t xml:space="preserve">.  </w:t>
        </w:r>
      </w:ins>
      <w:del w:id="366" w:author="James Curtis" w:date="2018-11-09T00:13:00Z">
        <w:r w:rsidDel="0044012B">
          <w:delText xml:space="preserve"> </w:delText>
        </w:r>
      </w:del>
      <w:r>
        <w:t xml:space="preserve"> While the T-stats and p-values were all good, the R</w:t>
      </w:r>
      <w:r>
        <w:rPr>
          <w:rFonts w:cstheme="minorHAnsi"/>
        </w:rPr>
        <w:t>²</w:t>
      </w:r>
      <w:r>
        <w:t xml:space="preserve"> values were low, indicating that the variables very accurately accounted for a very small portion of the variation in the data</w:t>
      </w:r>
      <w:r w:rsidR="00E85930">
        <w:t>;</w:t>
      </w:r>
      <w:r>
        <w:t xml:space="preserve"> </w:t>
      </w:r>
      <w:r w:rsidR="00E85930">
        <w:t>t</w:t>
      </w:r>
      <w:r>
        <w:t>he rest was random noise</w:t>
      </w:r>
      <w:del w:id="367" w:author="James Curtis" w:date="2018-11-09T00:14:00Z">
        <w:r w:rsidDel="00343665">
          <w:delText xml:space="preserve">.  </w:delText>
        </w:r>
      </w:del>
      <w:ins w:id="368" w:author="James Curtis" w:date="2018-11-09T00:14:00Z">
        <w:r w:rsidR="00343665">
          <w:t xml:space="preserve">.  </w:t>
        </w:r>
      </w:ins>
      <w:r>
        <w:t xml:space="preserve">Regressions were run on precinct predictability of race mismatches, precinct predictability of issuing citations, </w:t>
      </w:r>
      <w:r w:rsidR="00E85930">
        <w:t>r</w:t>
      </w:r>
      <w:r>
        <w:t>acial prediction of traffic stops, personal searches and vehicle searches</w:t>
      </w:r>
      <w:r w:rsidR="00E85930">
        <w:t>;</w:t>
      </w:r>
      <w:r>
        <w:t xml:space="preserve"> none of them were statistically significant enough to reject the null </w:t>
      </w:r>
      <w:commentRangeStart w:id="369"/>
      <w:r>
        <w:t>hypothesis</w:t>
      </w:r>
      <w:commentRangeEnd w:id="369"/>
      <w:r w:rsidR="0044012B">
        <w:rPr>
          <w:rStyle w:val="CommentReference"/>
        </w:rPr>
        <w:commentReference w:id="369"/>
      </w:r>
      <w:r>
        <w:t>.</w:t>
      </w:r>
    </w:p>
    <w:p w14:paraId="4DED3347" w14:textId="3F844FC2" w:rsidR="002736FD" w:rsidRDefault="002736FD" w:rsidP="00FD00B6">
      <w:pPr>
        <w:rPr>
          <w:ins w:id="370" w:author="James Curtis" w:date="2018-11-09T00:18:00Z"/>
          <w:color w:val="C00000"/>
        </w:rPr>
      </w:pPr>
    </w:p>
    <w:p w14:paraId="64D3A170" w14:textId="48A62747" w:rsidR="00671A71" w:rsidRPr="00671A71" w:rsidRDefault="00671A71" w:rsidP="00671A71">
      <w:pPr>
        <w:rPr>
          <w:ins w:id="371" w:author="James Curtis" w:date="2018-11-09T00:19:00Z"/>
        </w:rPr>
      </w:pPr>
      <w:ins w:id="372" w:author="James Curtis" w:date="2018-11-09T00:19:00Z">
        <w:r>
          <w:rPr>
            <w:b/>
          </w:rPr>
          <w:t>Conclusions:</w:t>
        </w:r>
        <w:r>
          <w:t xml:space="preserve"> After performing our analysis of the data using tables, visualizations, and statistical analysis, we </w:t>
        </w:r>
      </w:ins>
      <w:ins w:id="373" w:author="James Curtis" w:date="2018-11-09T00:20:00Z">
        <w:r>
          <w:t>cannot confidently draw actionable information from these initial analyses</w:t>
        </w:r>
      </w:ins>
      <w:ins w:id="374" w:author="James Curtis" w:date="2018-11-09T00:26:00Z">
        <w:r w:rsidR="009D744F">
          <w:t xml:space="preserve"> based on the data we have</w:t>
        </w:r>
      </w:ins>
      <w:ins w:id="375" w:author="James Curtis" w:date="2018-11-09T00:20:00Z">
        <w:r>
          <w:t>.</w:t>
        </w:r>
      </w:ins>
      <w:ins w:id="376" w:author="James Curtis" w:date="2018-11-09T19:26:00Z">
        <w:r w:rsidR="003050B1">
          <w:t xml:space="preserve"> W</w:t>
        </w:r>
      </w:ins>
      <w:ins w:id="377" w:author="James Curtis" w:date="2018-11-09T00:20:00Z">
        <w:r>
          <w:t xml:space="preserve">e have </w:t>
        </w:r>
      </w:ins>
      <w:ins w:id="378" w:author="James Curtis" w:date="2018-11-09T00:25:00Z">
        <w:r w:rsidR="009D744F">
          <w:t>new ideas</w:t>
        </w:r>
      </w:ins>
      <w:ins w:id="379" w:author="James Curtis" w:date="2018-11-09T00:20:00Z">
        <w:r>
          <w:t xml:space="preserve"> for interesting future analyses</w:t>
        </w:r>
      </w:ins>
      <w:ins w:id="380" w:author="James Curtis" w:date="2018-11-09T00:21:00Z">
        <w:r>
          <w:t>, such as finding other data sources for a representative sample of driver demographics,</w:t>
        </w:r>
      </w:ins>
      <w:ins w:id="381" w:author="James Curtis" w:date="2018-11-09T00:22:00Z">
        <w:r>
          <w:t xml:space="preserve"> </w:t>
        </w:r>
      </w:ins>
      <w:ins w:id="382" w:author="James Curtis" w:date="2018-11-09T21:55:00Z">
        <w:r w:rsidR="00C9095E">
          <w:t>m</w:t>
        </w:r>
      </w:ins>
      <w:ins w:id="383" w:author="James Curtis" w:date="2018-11-09T21:54:00Z">
        <w:r w:rsidR="00B6430B" w:rsidRPr="00B6430B">
          <w:t>easuring correlation between types of police stops and types of searches</w:t>
        </w:r>
      </w:ins>
      <w:ins w:id="384" w:author="James Curtis" w:date="2018-11-09T19:27:00Z">
        <w:r w:rsidR="003050B1">
          <w:t xml:space="preserve">, </w:t>
        </w:r>
      </w:ins>
      <w:ins w:id="385" w:author="James Curtis" w:date="2018-11-09T00:22:00Z">
        <w:r>
          <w:t>or seeking to correlate more fine-grained geospatial information with points of interest data which might be related to types of police stops</w:t>
        </w:r>
      </w:ins>
      <w:ins w:id="386" w:author="James Curtis" w:date="2018-11-09T19:27:00Z">
        <w:r w:rsidR="003050B1">
          <w:t>.</w:t>
        </w:r>
      </w:ins>
      <w:ins w:id="387" w:author="James Curtis" w:date="2018-11-09T00:22:00Z">
        <w:r>
          <w:t xml:space="preserve"> </w:t>
        </w:r>
      </w:ins>
      <w:ins w:id="388" w:author="James Curtis" w:date="2018-11-09T19:27:00Z">
        <w:r w:rsidR="003050B1">
          <w:t>W</w:t>
        </w:r>
      </w:ins>
      <w:ins w:id="389" w:author="James Curtis" w:date="2018-11-09T00:25:00Z">
        <w:r w:rsidR="009D744F">
          <w:t>e</w:t>
        </w:r>
      </w:ins>
      <w:ins w:id="390" w:author="James Curtis" w:date="2018-11-09T19:27:00Z">
        <w:r w:rsidR="003050B1">
          <w:t xml:space="preserve"> do</w:t>
        </w:r>
      </w:ins>
      <w:ins w:id="391" w:author="James Curtis" w:date="2018-11-09T00:25:00Z">
        <w:r w:rsidR="009D744F">
          <w:t xml:space="preserve"> know enough about the limitations of the current dataset to be cautious. </w:t>
        </w:r>
      </w:ins>
    </w:p>
    <w:p w14:paraId="0DB56A9C" w14:textId="77777777" w:rsidR="00671A71" w:rsidRPr="00671A71" w:rsidRDefault="00671A71">
      <w:pPr>
        <w:rPr>
          <w:rPrChange w:id="392" w:author="James Curtis" w:date="2018-11-09T00:19:00Z">
            <w:rPr>
              <w:color w:val="C00000"/>
            </w:rPr>
          </w:rPrChange>
        </w:rPr>
        <w:pPrChange w:id="393" w:author="James Curtis" w:date="2018-11-09T00:18:00Z">
          <w:pPr>
            <w:ind w:left="720"/>
          </w:pPr>
        </w:pPrChange>
      </w:pPr>
    </w:p>
    <w:sectPr w:rsidR="00671A71" w:rsidRPr="00671A71" w:rsidSect="00494FF6">
      <w:pgSz w:w="12240" w:h="15840"/>
      <w:pgMar w:top="1440" w:right="1080" w:bottom="1440" w:left="10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22" w:author="Microsoft Office User" w:date="2018-11-09T16:14:00Z" w:initials="MOU">
    <w:p w14:paraId="6B211307" w14:textId="7010F34A" w:rsidR="00164C8A" w:rsidRDefault="00164C8A">
      <w:pPr>
        <w:pStyle w:val="CommentText"/>
      </w:pPr>
      <w:r>
        <w:rPr>
          <w:rStyle w:val="CommentReference"/>
        </w:rPr>
        <w:annotationRef/>
      </w:r>
      <w:r>
        <w:t>ELU: What makes this a true statement? I would think we need to review the census data rather than the police stop data to understand the racial diversity. Am I thinking about this correctly or do we need to tweak how this is stated?</w:t>
      </w:r>
    </w:p>
  </w:comment>
  <w:comment w:id="298" w:author="James Curtis" w:date="2018-11-09T00:24:00Z" w:initials="JC">
    <w:p w14:paraId="720D9106" w14:textId="4C5A580B" w:rsidR="00A04092" w:rsidRDefault="00A04092">
      <w:pPr>
        <w:pStyle w:val="CommentText"/>
      </w:pPr>
      <w:r>
        <w:rPr>
          <w:rStyle w:val="CommentReference"/>
        </w:rPr>
        <w:annotationRef/>
      </w:r>
      <w:r>
        <w:t>Does it make sense to pull any of this information up to the research question section, and/or reference it above (including other information in the github stats files)? Let me know---</w:t>
      </w:r>
    </w:p>
  </w:comment>
  <w:comment w:id="369" w:author="James Curtis" w:date="2018-11-09T00:09:00Z" w:initials="JC">
    <w:p w14:paraId="4D3D645F" w14:textId="56DF0004" w:rsidR="0044012B" w:rsidRDefault="0044012B">
      <w:pPr>
        <w:pStyle w:val="CommentText"/>
      </w:pPr>
      <w:r>
        <w:rPr>
          <w:rStyle w:val="CommentReference"/>
        </w:rPr>
        <w:annotationRef/>
      </w:r>
      <w:r>
        <w:t>Raleigh, do we need to write null hypotheses to go with these regressions, and if you think so could you put them here? We could also put them above with the research question section if that makes sense</w:t>
      </w:r>
      <w:r w:rsidR="00343665">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211307" w15:done="0"/>
  <w15:commentEx w15:paraId="720D9106" w15:done="0"/>
  <w15:commentEx w15:paraId="4D3D64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211307" w16cid:durableId="1F9030E2"/>
  <w16cid:commentId w16cid:paraId="720D9106" w16cid:durableId="1F8F522D"/>
  <w16cid:commentId w16cid:paraId="4D3D645F" w16cid:durableId="1F8F4EC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F59C8"/>
    <w:multiLevelType w:val="hybridMultilevel"/>
    <w:tmpl w:val="0A12B0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0A5F13"/>
    <w:multiLevelType w:val="hybridMultilevel"/>
    <w:tmpl w:val="4A3AF158"/>
    <w:lvl w:ilvl="0" w:tplc="65F274B8">
      <w:start w:val="1"/>
      <w:numFmt w:val="bullet"/>
      <w:lvlText w:val="•"/>
      <w:lvlJc w:val="left"/>
      <w:pPr>
        <w:tabs>
          <w:tab w:val="num" w:pos="720"/>
        </w:tabs>
        <w:ind w:left="720" w:hanging="360"/>
      </w:pPr>
      <w:rPr>
        <w:rFonts w:ascii="Arial" w:hAnsi="Arial" w:hint="default"/>
      </w:rPr>
    </w:lvl>
    <w:lvl w:ilvl="1" w:tplc="16C836E0" w:tentative="1">
      <w:start w:val="1"/>
      <w:numFmt w:val="bullet"/>
      <w:lvlText w:val="•"/>
      <w:lvlJc w:val="left"/>
      <w:pPr>
        <w:tabs>
          <w:tab w:val="num" w:pos="1440"/>
        </w:tabs>
        <w:ind w:left="1440" w:hanging="360"/>
      </w:pPr>
      <w:rPr>
        <w:rFonts w:ascii="Arial" w:hAnsi="Arial" w:hint="default"/>
      </w:rPr>
    </w:lvl>
    <w:lvl w:ilvl="2" w:tplc="A34068CA" w:tentative="1">
      <w:start w:val="1"/>
      <w:numFmt w:val="bullet"/>
      <w:lvlText w:val="•"/>
      <w:lvlJc w:val="left"/>
      <w:pPr>
        <w:tabs>
          <w:tab w:val="num" w:pos="2160"/>
        </w:tabs>
        <w:ind w:left="2160" w:hanging="360"/>
      </w:pPr>
      <w:rPr>
        <w:rFonts w:ascii="Arial" w:hAnsi="Arial" w:hint="default"/>
      </w:rPr>
    </w:lvl>
    <w:lvl w:ilvl="3" w:tplc="7F9615F4" w:tentative="1">
      <w:start w:val="1"/>
      <w:numFmt w:val="bullet"/>
      <w:lvlText w:val="•"/>
      <w:lvlJc w:val="left"/>
      <w:pPr>
        <w:tabs>
          <w:tab w:val="num" w:pos="2880"/>
        </w:tabs>
        <w:ind w:left="2880" w:hanging="360"/>
      </w:pPr>
      <w:rPr>
        <w:rFonts w:ascii="Arial" w:hAnsi="Arial" w:hint="default"/>
      </w:rPr>
    </w:lvl>
    <w:lvl w:ilvl="4" w:tplc="9A9CB7E6" w:tentative="1">
      <w:start w:val="1"/>
      <w:numFmt w:val="bullet"/>
      <w:lvlText w:val="•"/>
      <w:lvlJc w:val="left"/>
      <w:pPr>
        <w:tabs>
          <w:tab w:val="num" w:pos="3600"/>
        </w:tabs>
        <w:ind w:left="3600" w:hanging="360"/>
      </w:pPr>
      <w:rPr>
        <w:rFonts w:ascii="Arial" w:hAnsi="Arial" w:hint="default"/>
      </w:rPr>
    </w:lvl>
    <w:lvl w:ilvl="5" w:tplc="733C595C" w:tentative="1">
      <w:start w:val="1"/>
      <w:numFmt w:val="bullet"/>
      <w:lvlText w:val="•"/>
      <w:lvlJc w:val="left"/>
      <w:pPr>
        <w:tabs>
          <w:tab w:val="num" w:pos="4320"/>
        </w:tabs>
        <w:ind w:left="4320" w:hanging="360"/>
      </w:pPr>
      <w:rPr>
        <w:rFonts w:ascii="Arial" w:hAnsi="Arial" w:hint="default"/>
      </w:rPr>
    </w:lvl>
    <w:lvl w:ilvl="6" w:tplc="B54CDB50" w:tentative="1">
      <w:start w:val="1"/>
      <w:numFmt w:val="bullet"/>
      <w:lvlText w:val="•"/>
      <w:lvlJc w:val="left"/>
      <w:pPr>
        <w:tabs>
          <w:tab w:val="num" w:pos="5040"/>
        </w:tabs>
        <w:ind w:left="5040" w:hanging="360"/>
      </w:pPr>
      <w:rPr>
        <w:rFonts w:ascii="Arial" w:hAnsi="Arial" w:hint="default"/>
      </w:rPr>
    </w:lvl>
    <w:lvl w:ilvl="7" w:tplc="43E071CA" w:tentative="1">
      <w:start w:val="1"/>
      <w:numFmt w:val="bullet"/>
      <w:lvlText w:val="•"/>
      <w:lvlJc w:val="left"/>
      <w:pPr>
        <w:tabs>
          <w:tab w:val="num" w:pos="5760"/>
        </w:tabs>
        <w:ind w:left="5760" w:hanging="360"/>
      </w:pPr>
      <w:rPr>
        <w:rFonts w:ascii="Arial" w:hAnsi="Arial" w:hint="default"/>
      </w:rPr>
    </w:lvl>
    <w:lvl w:ilvl="8" w:tplc="BB6C9D6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EE95CF6"/>
    <w:multiLevelType w:val="hybridMultilevel"/>
    <w:tmpl w:val="3536B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F03ED9"/>
    <w:multiLevelType w:val="hybridMultilevel"/>
    <w:tmpl w:val="7352AB4A"/>
    <w:lvl w:ilvl="0" w:tplc="C37022DE">
      <w:start w:val="1"/>
      <w:numFmt w:val="bullet"/>
      <w:lvlText w:val="•"/>
      <w:lvlJc w:val="left"/>
      <w:pPr>
        <w:tabs>
          <w:tab w:val="num" w:pos="720"/>
        </w:tabs>
        <w:ind w:left="720" w:hanging="360"/>
      </w:pPr>
      <w:rPr>
        <w:rFonts w:ascii="Arial" w:hAnsi="Arial" w:hint="default"/>
      </w:rPr>
    </w:lvl>
    <w:lvl w:ilvl="1" w:tplc="EEA0050A" w:tentative="1">
      <w:start w:val="1"/>
      <w:numFmt w:val="bullet"/>
      <w:lvlText w:val="•"/>
      <w:lvlJc w:val="left"/>
      <w:pPr>
        <w:tabs>
          <w:tab w:val="num" w:pos="1440"/>
        </w:tabs>
        <w:ind w:left="1440" w:hanging="360"/>
      </w:pPr>
      <w:rPr>
        <w:rFonts w:ascii="Arial" w:hAnsi="Arial" w:hint="default"/>
      </w:rPr>
    </w:lvl>
    <w:lvl w:ilvl="2" w:tplc="D22EA6F2" w:tentative="1">
      <w:start w:val="1"/>
      <w:numFmt w:val="bullet"/>
      <w:lvlText w:val="•"/>
      <w:lvlJc w:val="left"/>
      <w:pPr>
        <w:tabs>
          <w:tab w:val="num" w:pos="2160"/>
        </w:tabs>
        <w:ind w:left="2160" w:hanging="360"/>
      </w:pPr>
      <w:rPr>
        <w:rFonts w:ascii="Arial" w:hAnsi="Arial" w:hint="default"/>
      </w:rPr>
    </w:lvl>
    <w:lvl w:ilvl="3" w:tplc="FCD28DF8" w:tentative="1">
      <w:start w:val="1"/>
      <w:numFmt w:val="bullet"/>
      <w:lvlText w:val="•"/>
      <w:lvlJc w:val="left"/>
      <w:pPr>
        <w:tabs>
          <w:tab w:val="num" w:pos="2880"/>
        </w:tabs>
        <w:ind w:left="2880" w:hanging="360"/>
      </w:pPr>
      <w:rPr>
        <w:rFonts w:ascii="Arial" w:hAnsi="Arial" w:hint="default"/>
      </w:rPr>
    </w:lvl>
    <w:lvl w:ilvl="4" w:tplc="C7A20ABE" w:tentative="1">
      <w:start w:val="1"/>
      <w:numFmt w:val="bullet"/>
      <w:lvlText w:val="•"/>
      <w:lvlJc w:val="left"/>
      <w:pPr>
        <w:tabs>
          <w:tab w:val="num" w:pos="3600"/>
        </w:tabs>
        <w:ind w:left="3600" w:hanging="360"/>
      </w:pPr>
      <w:rPr>
        <w:rFonts w:ascii="Arial" w:hAnsi="Arial" w:hint="default"/>
      </w:rPr>
    </w:lvl>
    <w:lvl w:ilvl="5" w:tplc="67B2832A" w:tentative="1">
      <w:start w:val="1"/>
      <w:numFmt w:val="bullet"/>
      <w:lvlText w:val="•"/>
      <w:lvlJc w:val="left"/>
      <w:pPr>
        <w:tabs>
          <w:tab w:val="num" w:pos="4320"/>
        </w:tabs>
        <w:ind w:left="4320" w:hanging="360"/>
      </w:pPr>
      <w:rPr>
        <w:rFonts w:ascii="Arial" w:hAnsi="Arial" w:hint="default"/>
      </w:rPr>
    </w:lvl>
    <w:lvl w:ilvl="6" w:tplc="791A6782" w:tentative="1">
      <w:start w:val="1"/>
      <w:numFmt w:val="bullet"/>
      <w:lvlText w:val="•"/>
      <w:lvlJc w:val="left"/>
      <w:pPr>
        <w:tabs>
          <w:tab w:val="num" w:pos="5040"/>
        </w:tabs>
        <w:ind w:left="5040" w:hanging="360"/>
      </w:pPr>
      <w:rPr>
        <w:rFonts w:ascii="Arial" w:hAnsi="Arial" w:hint="default"/>
      </w:rPr>
    </w:lvl>
    <w:lvl w:ilvl="7" w:tplc="4EB28962" w:tentative="1">
      <w:start w:val="1"/>
      <w:numFmt w:val="bullet"/>
      <w:lvlText w:val="•"/>
      <w:lvlJc w:val="left"/>
      <w:pPr>
        <w:tabs>
          <w:tab w:val="num" w:pos="5760"/>
        </w:tabs>
        <w:ind w:left="5760" w:hanging="360"/>
      </w:pPr>
      <w:rPr>
        <w:rFonts w:ascii="Arial" w:hAnsi="Arial" w:hint="default"/>
      </w:rPr>
    </w:lvl>
    <w:lvl w:ilvl="8" w:tplc="FBD2597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1593E10"/>
    <w:multiLevelType w:val="hybridMultilevel"/>
    <w:tmpl w:val="3AD670A8"/>
    <w:lvl w:ilvl="0" w:tplc="6F64E5CA">
      <w:start w:val="1"/>
      <w:numFmt w:val="bullet"/>
      <w:lvlText w:val="•"/>
      <w:lvlJc w:val="left"/>
      <w:pPr>
        <w:tabs>
          <w:tab w:val="num" w:pos="720"/>
        </w:tabs>
        <w:ind w:left="720" w:hanging="360"/>
      </w:pPr>
      <w:rPr>
        <w:rFonts w:ascii="Arial" w:hAnsi="Arial" w:hint="default"/>
      </w:rPr>
    </w:lvl>
    <w:lvl w:ilvl="1" w:tplc="F2CAB0AA" w:tentative="1">
      <w:start w:val="1"/>
      <w:numFmt w:val="bullet"/>
      <w:lvlText w:val="•"/>
      <w:lvlJc w:val="left"/>
      <w:pPr>
        <w:tabs>
          <w:tab w:val="num" w:pos="1440"/>
        </w:tabs>
        <w:ind w:left="1440" w:hanging="360"/>
      </w:pPr>
      <w:rPr>
        <w:rFonts w:ascii="Arial" w:hAnsi="Arial" w:hint="default"/>
      </w:rPr>
    </w:lvl>
    <w:lvl w:ilvl="2" w:tplc="FB267B24" w:tentative="1">
      <w:start w:val="1"/>
      <w:numFmt w:val="bullet"/>
      <w:lvlText w:val="•"/>
      <w:lvlJc w:val="left"/>
      <w:pPr>
        <w:tabs>
          <w:tab w:val="num" w:pos="2160"/>
        </w:tabs>
        <w:ind w:left="2160" w:hanging="360"/>
      </w:pPr>
      <w:rPr>
        <w:rFonts w:ascii="Arial" w:hAnsi="Arial" w:hint="default"/>
      </w:rPr>
    </w:lvl>
    <w:lvl w:ilvl="3" w:tplc="786A0B04" w:tentative="1">
      <w:start w:val="1"/>
      <w:numFmt w:val="bullet"/>
      <w:lvlText w:val="•"/>
      <w:lvlJc w:val="left"/>
      <w:pPr>
        <w:tabs>
          <w:tab w:val="num" w:pos="2880"/>
        </w:tabs>
        <w:ind w:left="2880" w:hanging="360"/>
      </w:pPr>
      <w:rPr>
        <w:rFonts w:ascii="Arial" w:hAnsi="Arial" w:hint="default"/>
      </w:rPr>
    </w:lvl>
    <w:lvl w:ilvl="4" w:tplc="D93211DE" w:tentative="1">
      <w:start w:val="1"/>
      <w:numFmt w:val="bullet"/>
      <w:lvlText w:val="•"/>
      <w:lvlJc w:val="left"/>
      <w:pPr>
        <w:tabs>
          <w:tab w:val="num" w:pos="3600"/>
        </w:tabs>
        <w:ind w:left="3600" w:hanging="360"/>
      </w:pPr>
      <w:rPr>
        <w:rFonts w:ascii="Arial" w:hAnsi="Arial" w:hint="default"/>
      </w:rPr>
    </w:lvl>
    <w:lvl w:ilvl="5" w:tplc="CCE61FE2" w:tentative="1">
      <w:start w:val="1"/>
      <w:numFmt w:val="bullet"/>
      <w:lvlText w:val="•"/>
      <w:lvlJc w:val="left"/>
      <w:pPr>
        <w:tabs>
          <w:tab w:val="num" w:pos="4320"/>
        </w:tabs>
        <w:ind w:left="4320" w:hanging="360"/>
      </w:pPr>
      <w:rPr>
        <w:rFonts w:ascii="Arial" w:hAnsi="Arial" w:hint="default"/>
      </w:rPr>
    </w:lvl>
    <w:lvl w:ilvl="6" w:tplc="A8EE3C1C" w:tentative="1">
      <w:start w:val="1"/>
      <w:numFmt w:val="bullet"/>
      <w:lvlText w:val="•"/>
      <w:lvlJc w:val="left"/>
      <w:pPr>
        <w:tabs>
          <w:tab w:val="num" w:pos="5040"/>
        </w:tabs>
        <w:ind w:left="5040" w:hanging="360"/>
      </w:pPr>
      <w:rPr>
        <w:rFonts w:ascii="Arial" w:hAnsi="Arial" w:hint="default"/>
      </w:rPr>
    </w:lvl>
    <w:lvl w:ilvl="7" w:tplc="4ED83EAA" w:tentative="1">
      <w:start w:val="1"/>
      <w:numFmt w:val="bullet"/>
      <w:lvlText w:val="•"/>
      <w:lvlJc w:val="left"/>
      <w:pPr>
        <w:tabs>
          <w:tab w:val="num" w:pos="5760"/>
        </w:tabs>
        <w:ind w:left="5760" w:hanging="360"/>
      </w:pPr>
      <w:rPr>
        <w:rFonts w:ascii="Arial" w:hAnsi="Arial" w:hint="default"/>
      </w:rPr>
    </w:lvl>
    <w:lvl w:ilvl="8" w:tplc="64BCE21A"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 w:numId="3">
    <w:abstractNumId w:val="4"/>
  </w:num>
  <w:num w:numId="4">
    <w:abstractNumId w:val="3"/>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Curtis">
    <w15:presenceInfo w15:providerId="Windows Live" w15:userId="e65f63627cc37c99"/>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23C"/>
    <w:rsid w:val="0002021F"/>
    <w:rsid w:val="000C0A1D"/>
    <w:rsid w:val="000C315B"/>
    <w:rsid w:val="001267FC"/>
    <w:rsid w:val="00153964"/>
    <w:rsid w:val="00153DF3"/>
    <w:rsid w:val="00164C8A"/>
    <w:rsid w:val="001C46E1"/>
    <w:rsid w:val="001D3067"/>
    <w:rsid w:val="002316DC"/>
    <w:rsid w:val="00261DF7"/>
    <w:rsid w:val="002676FD"/>
    <w:rsid w:val="002736FD"/>
    <w:rsid w:val="002D6E33"/>
    <w:rsid w:val="002E6C63"/>
    <w:rsid w:val="003050B1"/>
    <w:rsid w:val="00343665"/>
    <w:rsid w:val="00344FA3"/>
    <w:rsid w:val="003A1782"/>
    <w:rsid w:val="003E6BBD"/>
    <w:rsid w:val="0044012B"/>
    <w:rsid w:val="00494FF6"/>
    <w:rsid w:val="004B6DEE"/>
    <w:rsid w:val="004E6298"/>
    <w:rsid w:val="004F6DEE"/>
    <w:rsid w:val="00542F11"/>
    <w:rsid w:val="00543A33"/>
    <w:rsid w:val="005467A7"/>
    <w:rsid w:val="00560F37"/>
    <w:rsid w:val="00566D08"/>
    <w:rsid w:val="00584F4C"/>
    <w:rsid w:val="00647686"/>
    <w:rsid w:val="00671A71"/>
    <w:rsid w:val="006732A3"/>
    <w:rsid w:val="006750C7"/>
    <w:rsid w:val="006F64B5"/>
    <w:rsid w:val="00762D63"/>
    <w:rsid w:val="00794952"/>
    <w:rsid w:val="007A154F"/>
    <w:rsid w:val="007B1642"/>
    <w:rsid w:val="007D3CDD"/>
    <w:rsid w:val="008272DE"/>
    <w:rsid w:val="008438F5"/>
    <w:rsid w:val="00891400"/>
    <w:rsid w:val="008B683A"/>
    <w:rsid w:val="008C5B8E"/>
    <w:rsid w:val="009267FF"/>
    <w:rsid w:val="0096482C"/>
    <w:rsid w:val="009D744F"/>
    <w:rsid w:val="00A04092"/>
    <w:rsid w:val="00A30022"/>
    <w:rsid w:val="00A471DA"/>
    <w:rsid w:val="00A5050F"/>
    <w:rsid w:val="00AC6249"/>
    <w:rsid w:val="00B223B8"/>
    <w:rsid w:val="00B40405"/>
    <w:rsid w:val="00B6430B"/>
    <w:rsid w:val="00B8769D"/>
    <w:rsid w:val="00BB1E31"/>
    <w:rsid w:val="00BC2411"/>
    <w:rsid w:val="00BD50B4"/>
    <w:rsid w:val="00BD5D42"/>
    <w:rsid w:val="00BE4370"/>
    <w:rsid w:val="00BE7BBA"/>
    <w:rsid w:val="00C20A42"/>
    <w:rsid w:val="00C84553"/>
    <w:rsid w:val="00C86C48"/>
    <w:rsid w:val="00C9095E"/>
    <w:rsid w:val="00CE423C"/>
    <w:rsid w:val="00CF6950"/>
    <w:rsid w:val="00D33E4D"/>
    <w:rsid w:val="00D800AE"/>
    <w:rsid w:val="00DC2890"/>
    <w:rsid w:val="00DC459C"/>
    <w:rsid w:val="00E16FA5"/>
    <w:rsid w:val="00E27783"/>
    <w:rsid w:val="00E52D43"/>
    <w:rsid w:val="00E726CC"/>
    <w:rsid w:val="00E74120"/>
    <w:rsid w:val="00E85930"/>
    <w:rsid w:val="00F46F51"/>
    <w:rsid w:val="00F7791E"/>
    <w:rsid w:val="00F955D8"/>
    <w:rsid w:val="00FB7A75"/>
    <w:rsid w:val="00FD00B6"/>
    <w:rsid w:val="00FF1B86"/>
    <w:rsid w:val="00FF753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4A3D7"/>
  <w15:chartTrackingRefBased/>
  <w15:docId w15:val="{766D9432-6320-496D-A337-75F9E60D7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316DC"/>
    <w:rPr>
      <w:color w:val="0563C1" w:themeColor="hyperlink"/>
      <w:u w:val="single"/>
    </w:rPr>
  </w:style>
  <w:style w:type="character" w:styleId="UnresolvedMention">
    <w:name w:val="Unresolved Mention"/>
    <w:basedOn w:val="DefaultParagraphFont"/>
    <w:uiPriority w:val="99"/>
    <w:semiHidden/>
    <w:unhideWhenUsed/>
    <w:rsid w:val="002316DC"/>
    <w:rPr>
      <w:color w:val="605E5C"/>
      <w:shd w:val="clear" w:color="auto" w:fill="E1DFDD"/>
    </w:rPr>
  </w:style>
  <w:style w:type="paragraph" w:styleId="ListParagraph">
    <w:name w:val="List Paragraph"/>
    <w:basedOn w:val="Normal"/>
    <w:uiPriority w:val="34"/>
    <w:qFormat/>
    <w:rsid w:val="007A154F"/>
    <w:pPr>
      <w:ind w:left="720"/>
      <w:contextualSpacing/>
    </w:pPr>
  </w:style>
  <w:style w:type="paragraph" w:styleId="Caption">
    <w:name w:val="caption"/>
    <w:basedOn w:val="Normal"/>
    <w:next w:val="Normal"/>
    <w:uiPriority w:val="35"/>
    <w:unhideWhenUsed/>
    <w:qFormat/>
    <w:rsid w:val="00542F11"/>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6750C7"/>
    <w:pPr>
      <w:numPr>
        <w:ilvl w:val="1"/>
      </w:numPr>
      <w:spacing w:after="200" w:line="276" w:lineRule="auto"/>
    </w:pPr>
    <w:rPr>
      <w:rFonts w:eastAsiaTheme="majorEastAsia" w:cstheme="majorBidi"/>
      <w:b/>
      <w:iCs/>
      <w:color w:val="A5A5A5" w:themeColor="accent3"/>
      <w:spacing w:val="15"/>
      <w:sz w:val="28"/>
      <w:szCs w:val="24"/>
    </w:rPr>
  </w:style>
  <w:style w:type="character" w:customStyle="1" w:styleId="SubtitleChar">
    <w:name w:val="Subtitle Char"/>
    <w:basedOn w:val="DefaultParagraphFont"/>
    <w:link w:val="Subtitle"/>
    <w:uiPriority w:val="11"/>
    <w:rsid w:val="006750C7"/>
    <w:rPr>
      <w:rFonts w:eastAsiaTheme="majorEastAsia" w:cstheme="majorBidi"/>
      <w:b/>
      <w:iCs/>
      <w:color w:val="A5A5A5" w:themeColor="accent3"/>
      <w:spacing w:val="15"/>
      <w:sz w:val="28"/>
      <w:szCs w:val="24"/>
    </w:rPr>
  </w:style>
  <w:style w:type="table" w:styleId="PlainTable4">
    <w:name w:val="Plain Table 4"/>
    <w:basedOn w:val="TableNormal"/>
    <w:uiPriority w:val="44"/>
    <w:rsid w:val="006750C7"/>
    <w:pPr>
      <w:spacing w:after="0" w:line="240" w:lineRule="auto"/>
    </w:pPr>
    <w:rPr>
      <w:rFonts w:eastAsiaTheme="minorEastAsia"/>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yle1">
    <w:name w:val="Style1"/>
    <w:basedOn w:val="Title"/>
    <w:link w:val="Style1Char"/>
    <w:qFormat/>
    <w:rsid w:val="006750C7"/>
    <w:pPr>
      <w:framePr w:hSpace="187" w:wrap="around" w:vAnchor="page" w:hAnchor="margin" w:xAlign="center" w:y="4942"/>
      <w:spacing w:after="300"/>
      <w:jc w:val="center"/>
    </w:pPr>
    <w:rPr>
      <w:color w:val="44546A" w:themeColor="text2"/>
      <w:spacing w:val="5"/>
      <w:sz w:val="44"/>
      <w14:ligatures w14:val="standardContextual"/>
      <w14:cntxtAlts/>
    </w:rPr>
  </w:style>
  <w:style w:type="character" w:customStyle="1" w:styleId="Style1Char">
    <w:name w:val="Style1 Char"/>
    <w:basedOn w:val="TitleChar"/>
    <w:link w:val="Style1"/>
    <w:rsid w:val="006750C7"/>
    <w:rPr>
      <w:rFonts w:asciiTheme="majorHAnsi" w:eastAsiaTheme="majorEastAsia" w:hAnsiTheme="majorHAnsi" w:cstheme="majorBidi"/>
      <w:color w:val="44546A" w:themeColor="text2"/>
      <w:spacing w:val="5"/>
      <w:kern w:val="28"/>
      <w:sz w:val="44"/>
      <w:szCs w:val="56"/>
      <w14:ligatures w14:val="standardContextual"/>
      <w14:cntxtAlts/>
    </w:rPr>
  </w:style>
  <w:style w:type="paragraph" w:styleId="Title">
    <w:name w:val="Title"/>
    <w:basedOn w:val="Normal"/>
    <w:next w:val="Normal"/>
    <w:link w:val="TitleChar"/>
    <w:uiPriority w:val="10"/>
    <w:qFormat/>
    <w:rsid w:val="006750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50C7"/>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44012B"/>
    <w:rPr>
      <w:sz w:val="16"/>
      <w:szCs w:val="16"/>
    </w:rPr>
  </w:style>
  <w:style w:type="paragraph" w:styleId="CommentText">
    <w:name w:val="annotation text"/>
    <w:basedOn w:val="Normal"/>
    <w:link w:val="CommentTextChar"/>
    <w:uiPriority w:val="99"/>
    <w:semiHidden/>
    <w:unhideWhenUsed/>
    <w:rsid w:val="0044012B"/>
    <w:pPr>
      <w:spacing w:line="240" w:lineRule="auto"/>
    </w:pPr>
    <w:rPr>
      <w:sz w:val="20"/>
      <w:szCs w:val="20"/>
    </w:rPr>
  </w:style>
  <w:style w:type="character" w:customStyle="1" w:styleId="CommentTextChar">
    <w:name w:val="Comment Text Char"/>
    <w:basedOn w:val="DefaultParagraphFont"/>
    <w:link w:val="CommentText"/>
    <w:uiPriority w:val="99"/>
    <w:semiHidden/>
    <w:rsid w:val="0044012B"/>
    <w:rPr>
      <w:sz w:val="20"/>
      <w:szCs w:val="20"/>
    </w:rPr>
  </w:style>
  <w:style w:type="paragraph" w:styleId="CommentSubject">
    <w:name w:val="annotation subject"/>
    <w:basedOn w:val="CommentText"/>
    <w:next w:val="CommentText"/>
    <w:link w:val="CommentSubjectChar"/>
    <w:uiPriority w:val="99"/>
    <w:semiHidden/>
    <w:unhideWhenUsed/>
    <w:rsid w:val="0044012B"/>
    <w:rPr>
      <w:b/>
      <w:bCs/>
    </w:rPr>
  </w:style>
  <w:style w:type="character" w:customStyle="1" w:styleId="CommentSubjectChar">
    <w:name w:val="Comment Subject Char"/>
    <w:basedOn w:val="CommentTextChar"/>
    <w:link w:val="CommentSubject"/>
    <w:uiPriority w:val="99"/>
    <w:semiHidden/>
    <w:rsid w:val="0044012B"/>
    <w:rPr>
      <w:b/>
      <w:bCs/>
      <w:sz w:val="20"/>
      <w:szCs w:val="20"/>
    </w:rPr>
  </w:style>
  <w:style w:type="paragraph" w:styleId="BalloonText">
    <w:name w:val="Balloon Text"/>
    <w:basedOn w:val="Normal"/>
    <w:link w:val="BalloonTextChar"/>
    <w:uiPriority w:val="99"/>
    <w:semiHidden/>
    <w:unhideWhenUsed/>
    <w:rsid w:val="004401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012B"/>
    <w:rPr>
      <w:rFonts w:ascii="Segoe UI" w:hAnsi="Segoe UI" w:cs="Segoe UI"/>
      <w:sz w:val="18"/>
      <w:szCs w:val="18"/>
    </w:rPr>
  </w:style>
  <w:style w:type="paragraph" w:styleId="Revision">
    <w:name w:val="Revision"/>
    <w:hidden/>
    <w:uiPriority w:val="99"/>
    <w:semiHidden/>
    <w:rsid w:val="00BB1E3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77818">
      <w:bodyDiv w:val="1"/>
      <w:marLeft w:val="0"/>
      <w:marRight w:val="0"/>
      <w:marTop w:val="0"/>
      <w:marBottom w:val="0"/>
      <w:divBdr>
        <w:top w:val="none" w:sz="0" w:space="0" w:color="auto"/>
        <w:left w:val="none" w:sz="0" w:space="0" w:color="auto"/>
        <w:bottom w:val="none" w:sz="0" w:space="0" w:color="auto"/>
        <w:right w:val="none" w:sz="0" w:space="0" w:color="auto"/>
      </w:divBdr>
      <w:divsChild>
        <w:div w:id="280263685">
          <w:marLeft w:val="360"/>
          <w:marRight w:val="0"/>
          <w:marTop w:val="200"/>
          <w:marBottom w:val="0"/>
          <w:divBdr>
            <w:top w:val="none" w:sz="0" w:space="0" w:color="auto"/>
            <w:left w:val="none" w:sz="0" w:space="0" w:color="auto"/>
            <w:bottom w:val="none" w:sz="0" w:space="0" w:color="auto"/>
            <w:right w:val="none" w:sz="0" w:space="0" w:color="auto"/>
          </w:divBdr>
        </w:div>
      </w:divsChild>
    </w:div>
    <w:div w:id="32461526">
      <w:bodyDiv w:val="1"/>
      <w:marLeft w:val="0"/>
      <w:marRight w:val="0"/>
      <w:marTop w:val="0"/>
      <w:marBottom w:val="0"/>
      <w:divBdr>
        <w:top w:val="none" w:sz="0" w:space="0" w:color="auto"/>
        <w:left w:val="none" w:sz="0" w:space="0" w:color="auto"/>
        <w:bottom w:val="none" w:sz="0" w:space="0" w:color="auto"/>
        <w:right w:val="none" w:sz="0" w:space="0" w:color="auto"/>
      </w:divBdr>
      <w:divsChild>
        <w:div w:id="1953778757">
          <w:marLeft w:val="360"/>
          <w:marRight w:val="0"/>
          <w:marTop w:val="200"/>
          <w:marBottom w:val="0"/>
          <w:divBdr>
            <w:top w:val="none" w:sz="0" w:space="0" w:color="auto"/>
            <w:left w:val="none" w:sz="0" w:space="0" w:color="auto"/>
            <w:bottom w:val="none" w:sz="0" w:space="0" w:color="auto"/>
            <w:right w:val="none" w:sz="0" w:space="0" w:color="auto"/>
          </w:divBdr>
        </w:div>
      </w:divsChild>
    </w:div>
    <w:div w:id="338897133">
      <w:bodyDiv w:val="1"/>
      <w:marLeft w:val="0"/>
      <w:marRight w:val="0"/>
      <w:marTop w:val="0"/>
      <w:marBottom w:val="0"/>
      <w:divBdr>
        <w:top w:val="none" w:sz="0" w:space="0" w:color="auto"/>
        <w:left w:val="none" w:sz="0" w:space="0" w:color="auto"/>
        <w:bottom w:val="none" w:sz="0" w:space="0" w:color="auto"/>
        <w:right w:val="none" w:sz="0" w:space="0" w:color="auto"/>
      </w:divBdr>
      <w:divsChild>
        <w:div w:id="1096172756">
          <w:marLeft w:val="360"/>
          <w:marRight w:val="0"/>
          <w:marTop w:val="200"/>
          <w:marBottom w:val="0"/>
          <w:divBdr>
            <w:top w:val="none" w:sz="0" w:space="0" w:color="auto"/>
            <w:left w:val="none" w:sz="0" w:space="0" w:color="auto"/>
            <w:bottom w:val="none" w:sz="0" w:space="0" w:color="auto"/>
            <w:right w:val="none" w:sz="0" w:space="0" w:color="auto"/>
          </w:divBdr>
        </w:div>
      </w:divsChild>
    </w:div>
    <w:div w:id="422847151">
      <w:bodyDiv w:val="1"/>
      <w:marLeft w:val="0"/>
      <w:marRight w:val="0"/>
      <w:marTop w:val="0"/>
      <w:marBottom w:val="0"/>
      <w:divBdr>
        <w:top w:val="none" w:sz="0" w:space="0" w:color="auto"/>
        <w:left w:val="none" w:sz="0" w:space="0" w:color="auto"/>
        <w:bottom w:val="none" w:sz="0" w:space="0" w:color="auto"/>
        <w:right w:val="none" w:sz="0" w:space="0" w:color="auto"/>
      </w:divBdr>
      <w:divsChild>
        <w:div w:id="1780879485">
          <w:marLeft w:val="1080"/>
          <w:marRight w:val="0"/>
          <w:marTop w:val="100"/>
          <w:marBottom w:val="0"/>
          <w:divBdr>
            <w:top w:val="none" w:sz="0" w:space="0" w:color="auto"/>
            <w:left w:val="none" w:sz="0" w:space="0" w:color="auto"/>
            <w:bottom w:val="none" w:sz="0" w:space="0" w:color="auto"/>
            <w:right w:val="none" w:sz="0" w:space="0" w:color="auto"/>
          </w:divBdr>
        </w:div>
      </w:divsChild>
    </w:div>
    <w:div w:id="561866251">
      <w:bodyDiv w:val="1"/>
      <w:marLeft w:val="0"/>
      <w:marRight w:val="0"/>
      <w:marTop w:val="0"/>
      <w:marBottom w:val="0"/>
      <w:divBdr>
        <w:top w:val="none" w:sz="0" w:space="0" w:color="auto"/>
        <w:left w:val="none" w:sz="0" w:space="0" w:color="auto"/>
        <w:bottom w:val="none" w:sz="0" w:space="0" w:color="auto"/>
        <w:right w:val="none" w:sz="0" w:space="0" w:color="auto"/>
      </w:divBdr>
      <w:divsChild>
        <w:div w:id="1171986775">
          <w:marLeft w:val="1080"/>
          <w:marRight w:val="0"/>
          <w:marTop w:val="100"/>
          <w:marBottom w:val="0"/>
          <w:divBdr>
            <w:top w:val="none" w:sz="0" w:space="0" w:color="auto"/>
            <w:left w:val="none" w:sz="0" w:space="0" w:color="auto"/>
            <w:bottom w:val="none" w:sz="0" w:space="0" w:color="auto"/>
            <w:right w:val="none" w:sz="0" w:space="0" w:color="auto"/>
          </w:divBdr>
        </w:div>
      </w:divsChild>
    </w:div>
    <w:div w:id="831139944">
      <w:bodyDiv w:val="1"/>
      <w:marLeft w:val="0"/>
      <w:marRight w:val="0"/>
      <w:marTop w:val="0"/>
      <w:marBottom w:val="0"/>
      <w:divBdr>
        <w:top w:val="none" w:sz="0" w:space="0" w:color="auto"/>
        <w:left w:val="none" w:sz="0" w:space="0" w:color="auto"/>
        <w:bottom w:val="none" w:sz="0" w:space="0" w:color="auto"/>
        <w:right w:val="none" w:sz="0" w:space="0" w:color="auto"/>
      </w:divBdr>
    </w:div>
    <w:div w:id="1811970024">
      <w:bodyDiv w:val="1"/>
      <w:marLeft w:val="0"/>
      <w:marRight w:val="0"/>
      <w:marTop w:val="0"/>
      <w:marBottom w:val="0"/>
      <w:divBdr>
        <w:top w:val="none" w:sz="0" w:space="0" w:color="auto"/>
        <w:left w:val="none" w:sz="0" w:space="0" w:color="auto"/>
        <w:bottom w:val="none" w:sz="0" w:space="0" w:color="auto"/>
        <w:right w:val="none" w:sz="0" w:space="0" w:color="auto"/>
      </w:divBdr>
      <w:divsChild>
        <w:div w:id="163667147">
          <w:marLeft w:val="360"/>
          <w:marRight w:val="0"/>
          <w:marTop w:val="200"/>
          <w:marBottom w:val="0"/>
          <w:divBdr>
            <w:top w:val="none" w:sz="0" w:space="0" w:color="auto"/>
            <w:left w:val="none" w:sz="0" w:space="0" w:color="auto"/>
            <w:bottom w:val="none" w:sz="0" w:space="0" w:color="auto"/>
            <w:right w:val="none" w:sz="0" w:space="0" w:color="auto"/>
          </w:divBdr>
        </w:div>
      </w:divsChild>
    </w:div>
    <w:div w:id="1868177929">
      <w:bodyDiv w:val="1"/>
      <w:marLeft w:val="0"/>
      <w:marRight w:val="0"/>
      <w:marTop w:val="0"/>
      <w:marBottom w:val="0"/>
      <w:divBdr>
        <w:top w:val="none" w:sz="0" w:space="0" w:color="auto"/>
        <w:left w:val="none" w:sz="0" w:space="0" w:color="auto"/>
        <w:bottom w:val="none" w:sz="0" w:space="0" w:color="auto"/>
        <w:right w:val="none" w:sz="0" w:space="0" w:color="auto"/>
      </w:divBdr>
      <w:divsChild>
        <w:div w:id="1512797312">
          <w:marLeft w:val="360"/>
          <w:marRight w:val="0"/>
          <w:marTop w:val="200"/>
          <w:marBottom w:val="0"/>
          <w:divBdr>
            <w:top w:val="none" w:sz="0" w:space="0" w:color="auto"/>
            <w:left w:val="none" w:sz="0" w:space="0" w:color="auto"/>
            <w:bottom w:val="none" w:sz="0" w:space="0" w:color="auto"/>
            <w:right w:val="none" w:sz="0" w:space="0" w:color="auto"/>
          </w:divBdr>
        </w:div>
      </w:divsChild>
    </w:div>
    <w:div w:id="2036153225">
      <w:bodyDiv w:val="1"/>
      <w:marLeft w:val="0"/>
      <w:marRight w:val="0"/>
      <w:marTop w:val="0"/>
      <w:marBottom w:val="0"/>
      <w:divBdr>
        <w:top w:val="none" w:sz="0" w:space="0" w:color="auto"/>
        <w:left w:val="none" w:sz="0" w:space="0" w:color="auto"/>
        <w:bottom w:val="none" w:sz="0" w:space="0" w:color="auto"/>
        <w:right w:val="none" w:sz="0" w:space="0" w:color="auto"/>
      </w:divBdr>
      <w:divsChild>
        <w:div w:id="85113943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comments" Target="comments.xml"/><Relationship Id="rId21" Type="http://schemas.openxmlformats.org/officeDocument/2006/relationships/image" Target="media/image16.png"/><Relationship Id="rId34" Type="http://schemas.openxmlformats.org/officeDocument/2006/relationships/image" Target="media/image25.png"/><Relationship Id="rId7" Type="http://schemas.openxmlformats.org/officeDocument/2006/relationships/image" Target="media/image3.png"/><Relationship Id="rId12" Type="http://schemas.openxmlformats.org/officeDocument/2006/relationships/image" Target="media/image8.svg"/><Relationship Id="rId17" Type="http://schemas.openxmlformats.org/officeDocument/2006/relationships/hyperlink" Target="http://opendata.minneapolismn.gov/datasets/police-stop-data?geometry=-93.984%2C44.799%2C-92.159%2C45.139" TargetMode="External"/><Relationship Id="rId25" Type="http://schemas.openxmlformats.org/officeDocument/2006/relationships/image" Target="media/image19.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3.png"/><Relationship Id="rId37" Type="http://schemas.microsoft.com/office/2011/relationships/people" Target="peop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overflow.solutions/demographic-data/what-time-does-the-average-american-leave-for-work/" TargetMode="External"/><Relationship Id="rId28" Type="http://schemas.microsoft.com/office/2016/09/relationships/commentsIds" Target="commentsIds.xml"/><Relationship Id="rId36" Type="http://schemas.openxmlformats.org/officeDocument/2006/relationships/fontTable" Target="fontTable.xml"/><Relationship Id="rId10" Type="http://schemas.openxmlformats.org/officeDocument/2006/relationships/image" Target="media/image6.svg"/><Relationship Id="rId19" Type="http://schemas.openxmlformats.org/officeDocument/2006/relationships/image" Target="media/image14.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microsoft.com/office/2011/relationships/commentsExtended" Target="commentsExtended.xml"/><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4.sv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1849</Words>
  <Characters>10544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Curtis</dc:creator>
  <cp:keywords/>
  <dc:description/>
  <cp:lastModifiedBy>James Curtis</cp:lastModifiedBy>
  <cp:revision>2</cp:revision>
  <dcterms:created xsi:type="dcterms:W3CDTF">2018-11-10T16:12:00Z</dcterms:created>
  <dcterms:modified xsi:type="dcterms:W3CDTF">2018-11-10T16:12:00Z</dcterms:modified>
</cp:coreProperties>
</file>